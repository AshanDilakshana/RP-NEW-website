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2367D" w14:textId="6DB79763" w:rsidR="00D7522C" w:rsidRPr="008B6524" w:rsidRDefault="00D955C5" w:rsidP="4465E637">
      <w:pPr>
        <w:pStyle w:val="papertitle"/>
        <w:spacing w:before="100" w:beforeAutospacing="1" w:after="100" w:afterAutospacing="1"/>
      </w:pPr>
      <w:r>
        <w:rPr>
          <w:kern w:val="48"/>
        </w:rPr>
        <w:t xml:space="preserve">Hyper Local Aviation Weather Forecasting and Verification for Sri Lankan Monsoon Conditions  </w:t>
      </w:r>
    </w:p>
    <w:p w14:paraId="60AC8553" w14:textId="14DA6B4E" w:rsidR="56525EEE" w:rsidRDefault="56525EEE" w:rsidP="56525EEE">
      <w:pPr>
        <w:pStyle w:val="papertitle"/>
        <w:spacing w:beforeAutospacing="1" w:afterAutospacing="1"/>
      </w:pPr>
    </w:p>
    <w:p w14:paraId="16510D1D"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11"/>
          <w:pgSz w:w="11906" w:h="16838" w:code="9"/>
          <w:pgMar w:top="540" w:right="893" w:bottom="1440" w:left="893" w:header="720" w:footer="720" w:gutter="0"/>
          <w:cols w:space="720"/>
          <w:titlePg/>
          <w:docGrid w:linePitch="360"/>
        </w:sectPr>
      </w:pPr>
    </w:p>
    <w:p w14:paraId="2092D313" w14:textId="21623F7E" w:rsidR="001A3B3D" w:rsidRPr="00F847A6" w:rsidRDefault="72C6EAFF" w:rsidP="72C6EAFF">
      <w:pPr>
        <w:pStyle w:val="Author"/>
        <w:spacing w:beforeAutospacing="1"/>
      </w:pPr>
      <w:r w:rsidRPr="72C6EAFF">
        <w:rPr>
          <w:sz w:val="20"/>
          <w:szCs w:val="20"/>
        </w:rPr>
        <w:t>Sankadeepa W.D.I</w:t>
      </w:r>
      <w:r w:rsidR="7907DA6E">
        <w:br/>
      </w:r>
      <w:r w:rsidRPr="72C6EAFF">
        <w:rPr>
          <w:i/>
          <w:iCs/>
          <w:sz w:val="18"/>
          <w:szCs w:val="18"/>
        </w:rPr>
        <w:t xml:space="preserve"> Faculty oF Computing  </w:t>
      </w:r>
      <w:r w:rsidR="7907DA6E">
        <w:br/>
      </w:r>
      <w:r w:rsidRPr="72C6EAFF">
        <w:rPr>
          <w:i/>
          <w:iCs/>
          <w:sz w:val="18"/>
          <w:szCs w:val="18"/>
        </w:rPr>
        <w:t>Sri Lanka Institute Of Information</w:t>
      </w:r>
      <w:r w:rsidR="7907DA6E">
        <w:br/>
      </w:r>
      <w:r w:rsidRPr="72C6EAFF">
        <w:rPr>
          <w:i/>
          <w:iCs/>
          <w:sz w:val="18"/>
          <w:szCs w:val="18"/>
        </w:rPr>
        <w:t>Technology</w:t>
      </w:r>
      <w:r w:rsidR="7907DA6E">
        <w:br/>
      </w:r>
      <w:r w:rsidRPr="72C6EAFF">
        <w:rPr>
          <w:sz w:val="18"/>
          <w:szCs w:val="18"/>
        </w:rPr>
        <w:t>Malabe, Sri Lanka</w:t>
      </w:r>
      <w:r w:rsidR="7907DA6E">
        <w:br/>
      </w:r>
      <w:hyperlink r:id="rId12">
        <w:r w:rsidRPr="72C6EAFF">
          <w:rPr>
            <w:rStyle w:val="Hyperlink"/>
            <w:sz w:val="18"/>
            <w:szCs w:val="18"/>
          </w:rPr>
          <w:t>it22113986@my.sliit.lk</w:t>
        </w:r>
      </w:hyperlink>
    </w:p>
    <w:p w14:paraId="5A449DAF" w14:textId="69350532" w:rsidR="048064E6" w:rsidRDefault="72C6EAFF" w:rsidP="72C6EAFF">
      <w:pPr>
        <w:pStyle w:val="Author"/>
        <w:spacing w:beforeAutospacing="1"/>
      </w:pPr>
      <w:r w:rsidRPr="72C6EAFF">
        <w:rPr>
          <w:sz w:val="20"/>
          <w:szCs w:val="20"/>
        </w:rPr>
        <w:t>Jayathilaka P.K.V.K</w:t>
      </w:r>
      <w:r w:rsidR="00956582">
        <w:rPr>
          <w:sz w:val="20"/>
          <w:szCs w:val="20"/>
        </w:rPr>
        <w:t xml:space="preserve">            </w:t>
      </w:r>
      <w:r w:rsidR="7D7C309A">
        <w:br/>
      </w:r>
      <w:r w:rsidRPr="72C6EAFF">
        <w:rPr>
          <w:i/>
          <w:iCs/>
          <w:sz w:val="18"/>
          <w:szCs w:val="18"/>
        </w:rPr>
        <w:t xml:space="preserve"> Faculty oF Computing  </w:t>
      </w:r>
      <w:r w:rsidR="7D7C309A">
        <w:br/>
      </w:r>
      <w:r w:rsidRPr="72C6EAFF">
        <w:rPr>
          <w:i/>
          <w:iCs/>
          <w:sz w:val="18"/>
          <w:szCs w:val="18"/>
        </w:rPr>
        <w:t>Sri Lanka Institute Of Information</w:t>
      </w:r>
      <w:r w:rsidR="7D7C309A">
        <w:br/>
      </w:r>
      <w:r w:rsidRPr="72C6EAFF">
        <w:rPr>
          <w:i/>
          <w:iCs/>
          <w:sz w:val="18"/>
          <w:szCs w:val="18"/>
        </w:rPr>
        <w:t>Technology</w:t>
      </w:r>
      <w:r w:rsidR="7D7C309A">
        <w:br/>
      </w:r>
      <w:r w:rsidRPr="72C6EAFF">
        <w:rPr>
          <w:sz w:val="18"/>
          <w:szCs w:val="18"/>
        </w:rPr>
        <w:t>Malabe, Sri Lanka</w:t>
      </w:r>
      <w:r w:rsidR="7D7C309A">
        <w:br/>
      </w:r>
      <w:hyperlink r:id="rId13">
        <w:r w:rsidRPr="72C6EAFF">
          <w:rPr>
            <w:rStyle w:val="Hyperlink"/>
            <w:sz w:val="18"/>
            <w:szCs w:val="18"/>
          </w:rPr>
          <w:t>it22069504@my.sliit.lk</w:t>
        </w:r>
      </w:hyperlink>
    </w:p>
    <w:p w14:paraId="5D950746" w14:textId="77777777" w:rsidR="00A07FB5" w:rsidRDefault="00BD670B" w:rsidP="72C6EAFF">
      <w:pPr>
        <w:pStyle w:val="Author"/>
        <w:spacing w:beforeAutospacing="1"/>
      </w:pPr>
      <w:r w:rsidRPr="72C6EAFF">
        <w:rPr>
          <w:sz w:val="18"/>
          <w:szCs w:val="18"/>
        </w:rPr>
        <w:br w:type="column"/>
      </w:r>
      <w:r w:rsidR="72C6EAFF" w:rsidRPr="72C6EAFF">
        <w:rPr>
          <w:sz w:val="20"/>
          <w:szCs w:val="20"/>
        </w:rPr>
        <w:t>Ranasinghe R.A.A.D</w:t>
      </w:r>
      <w:r>
        <w:br/>
      </w:r>
      <w:r w:rsidR="72C6EAFF" w:rsidRPr="72C6EAFF">
        <w:rPr>
          <w:i/>
          <w:iCs/>
          <w:sz w:val="18"/>
          <w:szCs w:val="18"/>
        </w:rPr>
        <w:t xml:space="preserve"> Faculty oF Computing  </w:t>
      </w:r>
      <w:r>
        <w:br/>
      </w:r>
      <w:r w:rsidR="72C6EAFF" w:rsidRPr="72C6EAFF">
        <w:rPr>
          <w:i/>
          <w:iCs/>
          <w:sz w:val="18"/>
          <w:szCs w:val="18"/>
        </w:rPr>
        <w:t>Sri Lanka Institute Of Information</w:t>
      </w:r>
      <w:r>
        <w:br/>
      </w:r>
      <w:r w:rsidR="72C6EAFF" w:rsidRPr="72C6EAFF">
        <w:rPr>
          <w:i/>
          <w:iCs/>
          <w:sz w:val="18"/>
          <w:szCs w:val="18"/>
        </w:rPr>
        <w:t>Technology</w:t>
      </w:r>
      <w:r>
        <w:br/>
      </w:r>
      <w:r w:rsidR="72C6EAFF" w:rsidRPr="72C6EAFF">
        <w:rPr>
          <w:sz w:val="18"/>
          <w:szCs w:val="18"/>
        </w:rPr>
        <w:t>Malabe, Sri Lanka</w:t>
      </w:r>
      <w:r>
        <w:br/>
      </w:r>
      <w:hyperlink r:id="rId14">
        <w:r w:rsidR="72C6EAFF" w:rsidRPr="72C6EAFF">
          <w:rPr>
            <w:rStyle w:val="Hyperlink"/>
            <w:sz w:val="18"/>
            <w:szCs w:val="18"/>
          </w:rPr>
          <w:t>it22269720@my.sliit.lk</w:t>
        </w:r>
      </w:hyperlink>
    </w:p>
    <w:p w14:paraId="43DCA3EA" w14:textId="7CF3ADBB" w:rsidR="00A07FB5" w:rsidRDefault="009731E6" w:rsidP="72C6EAFF">
      <w:pPr>
        <w:pStyle w:val="Author"/>
        <w:spacing w:beforeAutospacing="1"/>
      </w:pPr>
      <w:r w:rsidRPr="009731E6">
        <w:rPr>
          <w:sz w:val="20"/>
          <w:szCs w:val="20"/>
        </w:rPr>
        <w:t>Shashika Lokuliyana</w:t>
      </w:r>
      <w:r w:rsidR="00A07FB5">
        <w:br/>
      </w:r>
      <w:r w:rsidR="00A07FB5" w:rsidRPr="72C6EAFF">
        <w:rPr>
          <w:i/>
          <w:iCs/>
          <w:sz w:val="18"/>
          <w:szCs w:val="18"/>
        </w:rPr>
        <w:t xml:space="preserve"> Faculty oF Computing  </w:t>
      </w:r>
      <w:r w:rsidR="00A07FB5">
        <w:br/>
      </w:r>
      <w:r w:rsidR="00A07FB5" w:rsidRPr="72C6EAFF">
        <w:rPr>
          <w:i/>
          <w:iCs/>
          <w:sz w:val="18"/>
          <w:szCs w:val="18"/>
        </w:rPr>
        <w:t>Sri Lanka Institute Of Information</w:t>
      </w:r>
      <w:r w:rsidR="00A07FB5">
        <w:br/>
      </w:r>
      <w:r w:rsidR="00A07FB5" w:rsidRPr="72C6EAFF">
        <w:rPr>
          <w:i/>
          <w:iCs/>
          <w:sz w:val="18"/>
          <w:szCs w:val="18"/>
        </w:rPr>
        <w:t>Technology</w:t>
      </w:r>
      <w:r w:rsidR="00A07FB5">
        <w:br/>
      </w:r>
      <w:r w:rsidR="00A07FB5" w:rsidRPr="72C6EAFF">
        <w:rPr>
          <w:sz w:val="18"/>
          <w:szCs w:val="18"/>
        </w:rPr>
        <w:t>Malabe, Sri Lanka</w:t>
      </w:r>
      <w:r w:rsidR="00A07FB5">
        <w:br/>
      </w:r>
      <w:hyperlink r:id="rId15" w:history="1">
        <w:r w:rsidR="00FA4CCD" w:rsidRPr="00FA4CCD">
          <w:rPr>
            <w:rStyle w:val="Hyperlink"/>
            <w:sz w:val="18"/>
            <w:szCs w:val="18"/>
          </w:rPr>
          <w:t>shashika.l@sliit.lk</w:t>
        </w:r>
      </w:hyperlink>
    </w:p>
    <w:p w14:paraId="14D2D8FA" w14:textId="79B987A0" w:rsidR="3889B5D7" w:rsidRDefault="00BD670B" w:rsidP="72C6EAFF">
      <w:pPr>
        <w:pStyle w:val="Author"/>
        <w:spacing w:beforeAutospacing="1"/>
      </w:pPr>
      <w:r w:rsidRPr="72C6EAFF">
        <w:rPr>
          <w:sz w:val="18"/>
          <w:szCs w:val="18"/>
        </w:rPr>
        <w:br w:type="column"/>
      </w:r>
      <w:r w:rsidR="72C6EAFF" w:rsidRPr="72C6EAFF">
        <w:rPr>
          <w:sz w:val="20"/>
          <w:szCs w:val="20"/>
        </w:rPr>
        <w:t>Jayawardhana H.M.S.I</w:t>
      </w:r>
      <w:r>
        <w:br/>
      </w:r>
      <w:r w:rsidR="72C6EAFF" w:rsidRPr="72C6EAFF">
        <w:rPr>
          <w:i/>
          <w:iCs/>
          <w:sz w:val="18"/>
          <w:szCs w:val="18"/>
        </w:rPr>
        <w:t xml:space="preserve"> Faculty oF Computing  </w:t>
      </w:r>
      <w:r>
        <w:br/>
      </w:r>
      <w:r w:rsidR="72C6EAFF" w:rsidRPr="72C6EAFF">
        <w:rPr>
          <w:i/>
          <w:iCs/>
          <w:sz w:val="18"/>
          <w:szCs w:val="18"/>
        </w:rPr>
        <w:t>Sri Lanka Institute Of Information</w:t>
      </w:r>
      <w:r>
        <w:br/>
      </w:r>
      <w:r w:rsidR="72C6EAFF" w:rsidRPr="72C6EAFF">
        <w:rPr>
          <w:i/>
          <w:iCs/>
          <w:sz w:val="18"/>
          <w:szCs w:val="18"/>
        </w:rPr>
        <w:t>Technology</w:t>
      </w:r>
      <w:r>
        <w:br/>
      </w:r>
      <w:r w:rsidR="72C6EAFF" w:rsidRPr="72C6EAFF">
        <w:rPr>
          <w:sz w:val="18"/>
          <w:szCs w:val="18"/>
        </w:rPr>
        <w:t>Malabe, Sri Lanka</w:t>
      </w:r>
      <w:r>
        <w:br/>
      </w:r>
      <w:hyperlink r:id="rId16">
        <w:r w:rsidR="72C6EAFF" w:rsidRPr="72C6EAFF">
          <w:rPr>
            <w:rStyle w:val="Hyperlink"/>
            <w:sz w:val="18"/>
            <w:szCs w:val="18"/>
          </w:rPr>
          <w:t>it22619976@my.sliit.lk</w:t>
        </w:r>
      </w:hyperlink>
    </w:p>
    <w:p w14:paraId="49373403" w14:textId="77777777" w:rsidR="009F1D79" w:rsidRDefault="009F1D79"/>
    <w:p w14:paraId="4A585FE0" w14:textId="097BA23F" w:rsidR="00A07FB5" w:rsidRDefault="00E91D5C">
      <w:pPr>
        <w:sectPr w:rsidR="00A07FB5" w:rsidSect="003B4E04">
          <w:type w:val="continuous"/>
          <w:pgSz w:w="11906" w:h="16838" w:code="9"/>
          <w:pgMar w:top="450" w:right="893" w:bottom="1440" w:left="893" w:header="720" w:footer="720" w:gutter="0"/>
          <w:cols w:num="3" w:space="720"/>
          <w:docGrid w:linePitch="360"/>
        </w:sectPr>
      </w:pPr>
      <w:r w:rsidRPr="00E91D5C">
        <w:t xml:space="preserve">Hansika </w:t>
      </w:r>
      <w:proofErr w:type="spellStart"/>
      <w:r w:rsidRPr="00E91D5C">
        <w:t>Mahaadikara</w:t>
      </w:r>
      <w:proofErr w:type="spellEnd"/>
      <w:r w:rsidR="00A07FB5">
        <w:br/>
      </w:r>
      <w:r w:rsidR="00A07FB5" w:rsidRPr="72C6EAFF">
        <w:rPr>
          <w:i/>
          <w:iCs/>
          <w:sz w:val="18"/>
          <w:szCs w:val="18"/>
        </w:rPr>
        <w:t xml:space="preserve"> Faculty </w:t>
      </w:r>
      <w:proofErr w:type="spellStart"/>
      <w:r w:rsidR="00A07FB5" w:rsidRPr="72C6EAFF">
        <w:rPr>
          <w:i/>
          <w:iCs/>
          <w:sz w:val="18"/>
          <w:szCs w:val="18"/>
        </w:rPr>
        <w:t>oF</w:t>
      </w:r>
      <w:proofErr w:type="spellEnd"/>
      <w:r w:rsidR="00A07FB5" w:rsidRPr="72C6EAFF">
        <w:rPr>
          <w:i/>
          <w:iCs/>
          <w:sz w:val="18"/>
          <w:szCs w:val="18"/>
        </w:rPr>
        <w:t xml:space="preserve"> Computing  </w:t>
      </w:r>
      <w:r w:rsidR="00A07FB5">
        <w:br/>
      </w:r>
      <w:r w:rsidR="00A07FB5" w:rsidRPr="72C6EAFF">
        <w:rPr>
          <w:i/>
          <w:iCs/>
          <w:sz w:val="18"/>
          <w:szCs w:val="18"/>
        </w:rPr>
        <w:t xml:space="preserve">Sri Lanka Institute </w:t>
      </w:r>
      <w:proofErr w:type="gramStart"/>
      <w:r w:rsidR="00A07FB5" w:rsidRPr="72C6EAFF">
        <w:rPr>
          <w:i/>
          <w:iCs/>
          <w:sz w:val="18"/>
          <w:szCs w:val="18"/>
        </w:rPr>
        <w:t>Of</w:t>
      </w:r>
      <w:proofErr w:type="gramEnd"/>
      <w:r w:rsidR="00A07FB5" w:rsidRPr="72C6EAFF">
        <w:rPr>
          <w:i/>
          <w:iCs/>
          <w:sz w:val="18"/>
          <w:szCs w:val="18"/>
        </w:rPr>
        <w:t xml:space="preserve"> Information</w:t>
      </w:r>
      <w:r w:rsidR="00A07FB5">
        <w:br/>
      </w:r>
      <w:r w:rsidR="00A07FB5" w:rsidRPr="72C6EAFF">
        <w:rPr>
          <w:i/>
          <w:iCs/>
          <w:sz w:val="18"/>
          <w:szCs w:val="18"/>
        </w:rPr>
        <w:t>Technology</w:t>
      </w:r>
      <w:r w:rsidR="00A07FB5">
        <w:br/>
      </w:r>
      <w:r w:rsidR="00A07FB5" w:rsidRPr="72C6EAFF">
        <w:rPr>
          <w:sz w:val="18"/>
          <w:szCs w:val="18"/>
        </w:rPr>
        <w:t>Malabe, Sri Lanka</w:t>
      </w:r>
      <w:r w:rsidR="00A07FB5">
        <w:br/>
      </w:r>
      <w:hyperlink r:id="rId17" w:history="1">
        <w:r w:rsidR="009731E6" w:rsidRPr="00531FDD">
          <w:rPr>
            <w:rStyle w:val="Hyperlink"/>
            <w:sz w:val="18"/>
            <w:szCs w:val="18"/>
          </w:rPr>
          <w:t>hansika.m@sliit.lk</w:t>
        </w:r>
      </w:hyperlink>
    </w:p>
    <w:p w14:paraId="3B62FAE1"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F3F4FCB" w14:textId="22189B71" w:rsidR="004D72B5" w:rsidRDefault="009303D9" w:rsidP="00972203">
      <w:pPr>
        <w:pStyle w:val="Abstract"/>
        <w:rPr>
          <w:i/>
          <w:iCs/>
        </w:rPr>
      </w:pPr>
      <w:r>
        <w:rPr>
          <w:i/>
          <w:iCs/>
        </w:rPr>
        <w:t>Abstract</w:t>
      </w:r>
      <w:r>
        <w:t>—</w:t>
      </w:r>
      <w:r w:rsidR="00163CF2">
        <w:t xml:space="preserve"> S</w:t>
      </w:r>
      <w:r w:rsidR="007C67E5">
        <w:t>hort</w:t>
      </w:r>
      <w:r w:rsidR="004D0129">
        <w:t>-term weather forecasting for accurate aviation</w:t>
      </w:r>
      <w:r w:rsidR="00D323DE">
        <w:t xml:space="preserve"> weather prediction </w:t>
      </w:r>
      <w:r w:rsidR="009B5F6D">
        <w:t xml:space="preserve">is significant in </w:t>
      </w:r>
      <w:r w:rsidR="00432FA2">
        <w:t>en</w:t>
      </w:r>
      <w:r w:rsidR="00A05EA0">
        <w:t xml:space="preserve">suring safe and </w:t>
      </w:r>
      <w:r w:rsidR="00260F8C">
        <w:t>eff</w:t>
      </w:r>
      <w:r w:rsidR="00254252">
        <w:t xml:space="preserve">icient </w:t>
      </w:r>
      <w:r w:rsidR="00A614ED">
        <w:t xml:space="preserve">operation </w:t>
      </w:r>
      <w:r w:rsidR="002F0711">
        <w:t xml:space="preserve">is significant in </w:t>
      </w:r>
      <w:r w:rsidR="002B555D">
        <w:t>ensuring safe and efficient operation of airport</w:t>
      </w:r>
      <w:r w:rsidR="003F38A9">
        <w:t>s</w:t>
      </w:r>
      <w:r w:rsidR="0006315F">
        <w:t xml:space="preserve"> </w:t>
      </w:r>
      <w:r w:rsidR="00BC777B">
        <w:t xml:space="preserve">especially in Sri Lanka considering that weather in </w:t>
      </w:r>
      <w:r w:rsidR="001D75A9">
        <w:t xml:space="preserve">Sri Lanka change </w:t>
      </w:r>
      <w:r w:rsidR="00166421">
        <w:t>in accor</w:t>
      </w:r>
      <w:r w:rsidR="00E27D16">
        <w:t>dance with monsoon sea</w:t>
      </w:r>
      <w:r w:rsidR="003478CA">
        <w:t>sons.</w:t>
      </w:r>
      <w:r w:rsidR="00D84986">
        <w:t xml:space="preserve"> The main</w:t>
      </w:r>
      <w:r w:rsidR="00C7717F">
        <w:t xml:space="preserve"> seasons taken </w:t>
      </w:r>
      <w:r w:rsidR="00113A09">
        <w:t>into cons</w:t>
      </w:r>
      <w:r w:rsidR="002E416A">
        <w:t>ideration in this re</w:t>
      </w:r>
      <w:r w:rsidR="000630BD">
        <w:t xml:space="preserve">search include </w:t>
      </w:r>
      <w:r w:rsidR="00774CEC">
        <w:t>Southwest Monsoon, Nort</w:t>
      </w:r>
      <w:r w:rsidR="00666BC5">
        <w:t>heast Monsoon</w:t>
      </w:r>
      <w:r w:rsidR="00F414A8">
        <w:t xml:space="preserve">, </w:t>
      </w:r>
      <w:r w:rsidR="00507CCB">
        <w:t>First</w:t>
      </w:r>
      <w:r w:rsidR="008A3D39">
        <w:t xml:space="preserve"> Inter </w:t>
      </w:r>
      <w:r w:rsidR="00036C0D">
        <w:t xml:space="preserve">Monsoon, and </w:t>
      </w:r>
      <w:r w:rsidR="00CD4598">
        <w:t>Second Inter</w:t>
      </w:r>
      <w:r w:rsidR="006F2F00">
        <w:t>-Monsoon</w:t>
      </w:r>
      <w:r w:rsidR="002346FB">
        <w:t xml:space="preserve">. </w:t>
      </w:r>
      <w:r w:rsidR="009B731D">
        <w:t xml:space="preserve">In this </w:t>
      </w:r>
      <w:r w:rsidR="00D843BB">
        <w:t>research</w:t>
      </w:r>
      <w:r w:rsidR="009177DB">
        <w:t xml:space="preserve">, </w:t>
      </w:r>
      <w:r w:rsidR="00697B0B">
        <w:t>Hyper-Local</w:t>
      </w:r>
      <w:r w:rsidR="00F445B9">
        <w:t xml:space="preserve"> aviation </w:t>
      </w:r>
      <w:r w:rsidR="00C25668">
        <w:t>weather</w:t>
      </w:r>
      <w:r w:rsidR="00CF4CCD">
        <w:t xml:space="preserve"> </w:t>
      </w:r>
      <w:r w:rsidR="00C35AA3">
        <w:t xml:space="preserve">forecasting </w:t>
      </w:r>
      <w:r w:rsidR="00452C27">
        <w:t xml:space="preserve">and </w:t>
      </w:r>
      <w:r w:rsidR="00BA2703">
        <w:t xml:space="preserve">verification </w:t>
      </w:r>
      <w:r w:rsidR="00A245CE">
        <w:t xml:space="preserve">system is </w:t>
      </w:r>
      <w:r w:rsidR="007D5827">
        <w:t>intro</w:t>
      </w:r>
      <w:r w:rsidR="0066149A">
        <w:t xml:space="preserve">duced </w:t>
      </w:r>
      <w:r w:rsidR="005D56B5">
        <w:t xml:space="preserve">for </w:t>
      </w:r>
      <w:r w:rsidR="009A370D">
        <w:t xml:space="preserve">VCBI. </w:t>
      </w:r>
      <w:r w:rsidR="00D77FDE">
        <w:t xml:space="preserve">Four </w:t>
      </w:r>
      <w:r w:rsidR="00362F51">
        <w:t>model</w:t>
      </w:r>
      <w:r w:rsidR="002B3F26">
        <w:t xml:space="preserve">s including </w:t>
      </w:r>
      <w:r w:rsidR="00537456">
        <w:t>pre</w:t>
      </w:r>
      <w:r w:rsidR="00B747B7">
        <w:t xml:space="preserve">ssure-Humidity and QNH </w:t>
      </w:r>
      <w:r w:rsidR="00786486">
        <w:t>S</w:t>
      </w:r>
      <w:r w:rsidR="004668A6">
        <w:t xml:space="preserve">tability </w:t>
      </w:r>
      <w:r w:rsidR="00F40ED2">
        <w:t xml:space="preserve">Model are developed </w:t>
      </w:r>
      <w:r w:rsidR="00D44E6A">
        <w:t xml:space="preserve">to predict </w:t>
      </w:r>
      <w:r w:rsidR="00EB5F75">
        <w:t xml:space="preserve">aviation </w:t>
      </w:r>
      <w:r w:rsidR="007D4278">
        <w:t>weather condition</w:t>
      </w:r>
      <w:r w:rsidR="00D9776F">
        <w:t xml:space="preserve">s. </w:t>
      </w:r>
      <w:r w:rsidR="007C1C34">
        <w:t xml:space="preserve">Different </w:t>
      </w:r>
      <w:r w:rsidR="006A7AB0">
        <w:t>machine le</w:t>
      </w:r>
      <w:r w:rsidR="00B61D58">
        <w:t xml:space="preserve">arning </w:t>
      </w:r>
      <w:r w:rsidR="004F60EB">
        <w:t>al</w:t>
      </w:r>
      <w:r w:rsidR="00636752">
        <w:t>g</w:t>
      </w:r>
      <w:r w:rsidR="005C7281">
        <w:t xml:space="preserve">orithms are </w:t>
      </w:r>
      <w:r w:rsidR="008954F1">
        <w:t>empl</w:t>
      </w:r>
      <w:r w:rsidR="00E7300F">
        <w:t xml:space="preserve">oyed </w:t>
      </w:r>
      <w:r w:rsidR="004001CE">
        <w:t xml:space="preserve">in creating </w:t>
      </w:r>
      <w:r w:rsidR="00B8737C">
        <w:t xml:space="preserve">these </w:t>
      </w:r>
      <w:r w:rsidR="00801AF8">
        <w:t xml:space="preserve">four models using </w:t>
      </w:r>
      <w:r w:rsidR="009038CE">
        <w:t>hi</w:t>
      </w:r>
      <w:r w:rsidR="00B55139">
        <w:t>storical mete</w:t>
      </w:r>
      <w:r w:rsidR="00772067">
        <w:t>orological observations for airports. METAR observation and TAF fo</w:t>
      </w:r>
      <w:r w:rsidR="00E63FB1">
        <w:t>recast</w:t>
      </w:r>
      <w:r w:rsidR="00351A2F">
        <w:t xml:space="preserve"> are </w:t>
      </w:r>
      <w:r w:rsidR="00EE4B34">
        <w:t>used as aviation weather informatio</w:t>
      </w:r>
      <w:r w:rsidR="00CB4C93">
        <w:t xml:space="preserve">n for </w:t>
      </w:r>
      <w:r w:rsidR="003151C1">
        <w:t xml:space="preserve">the </w:t>
      </w:r>
      <w:r w:rsidR="00BA49C1">
        <w:t xml:space="preserve">verification process. The proposed system creates </w:t>
      </w:r>
      <w:r w:rsidR="002A68F5">
        <w:t xml:space="preserve">three </w:t>
      </w:r>
      <w:r w:rsidR="00422AFC">
        <w:t xml:space="preserve">hours ahead weather forecast </w:t>
      </w:r>
      <w:r w:rsidR="0026108C">
        <w:t xml:space="preserve">and verifies </w:t>
      </w:r>
      <w:r w:rsidR="008D024F">
        <w:t xml:space="preserve">the predicted </w:t>
      </w:r>
      <w:r w:rsidR="002371F3">
        <w:t xml:space="preserve">conditions with respect </w:t>
      </w:r>
      <w:r w:rsidR="004B2780">
        <w:t>to available weather i</w:t>
      </w:r>
      <w:r w:rsidR="003D5527">
        <w:t>nformation in order</w:t>
      </w:r>
      <w:r w:rsidR="00F15ACE">
        <w:t xml:space="preserve"> to determine </w:t>
      </w:r>
      <w:r w:rsidR="00403081">
        <w:t>the a</w:t>
      </w:r>
      <w:r w:rsidR="00FB42F9">
        <w:t>ccuracy of the predictions.</w:t>
      </w:r>
    </w:p>
    <w:p w14:paraId="1AE51895" w14:textId="56FBA075" w:rsidR="009303D9" w:rsidRPr="004D72B5" w:rsidRDefault="004D72B5" w:rsidP="00972203">
      <w:pPr>
        <w:pStyle w:val="Keywords"/>
      </w:pPr>
      <w:r w:rsidRPr="004D72B5">
        <w:t>Keywords—</w:t>
      </w:r>
      <w:r w:rsidR="00113DD0">
        <w:t>Aviation Weather</w:t>
      </w:r>
      <w:r w:rsidR="00E674AA">
        <w:t xml:space="preserve">, </w:t>
      </w:r>
      <w:r w:rsidR="00657F12">
        <w:t xml:space="preserve">Hyper-Local Forecasting, </w:t>
      </w:r>
      <w:r w:rsidR="00723D18">
        <w:t xml:space="preserve">Machine Learning, </w:t>
      </w:r>
      <w:r w:rsidR="0064387D">
        <w:t>Monsoon</w:t>
      </w:r>
      <w:r w:rsidR="00A87423">
        <w:t xml:space="preserve">, Weather Verification, </w:t>
      </w:r>
      <w:r w:rsidR="0006612D">
        <w:t>Airport Weather Forecasting</w:t>
      </w:r>
      <w:r w:rsidR="00EC4AFF">
        <w:t xml:space="preserve">, </w:t>
      </w:r>
      <w:r w:rsidR="002B7013">
        <w:t>Short-term Prediction</w:t>
      </w:r>
    </w:p>
    <w:p w14:paraId="61ECCCF1" w14:textId="6D952494" w:rsidR="009303D9" w:rsidRPr="00C57018" w:rsidRDefault="72C6EAFF" w:rsidP="72C6EAFF">
      <w:pPr>
        <w:pStyle w:val="Heading1"/>
        <w:rPr>
          <w:rFonts w:eastAsia="MS Mincho"/>
        </w:rPr>
      </w:pPr>
      <w:r w:rsidRPr="00C57018">
        <w:t xml:space="preserve">Introduction </w:t>
      </w:r>
    </w:p>
    <w:p w14:paraId="547F17F6" w14:textId="59AF93D3" w:rsidR="009303D9" w:rsidRDefault="00AB0652" w:rsidP="00AB26DB">
      <w:pPr>
        <w:pStyle w:val="BodyText"/>
        <w:ind w:firstLine="0"/>
        <w:rPr>
          <w:lang w:val="en-US"/>
        </w:rPr>
      </w:pPr>
      <w:r w:rsidRPr="3CCB1742">
        <w:rPr>
          <w:lang w:val="en-US"/>
        </w:rPr>
        <w:t xml:space="preserve">The </w:t>
      </w:r>
      <w:r w:rsidR="009533BF" w:rsidRPr="3CCB1742">
        <w:rPr>
          <w:lang w:val="en-US"/>
        </w:rPr>
        <w:t>need for reliable and a</w:t>
      </w:r>
      <w:r w:rsidR="00BE2D8B" w:rsidRPr="3CCB1742">
        <w:rPr>
          <w:lang w:val="en-US"/>
        </w:rPr>
        <w:t>ccurate weather</w:t>
      </w:r>
      <w:r w:rsidR="00D15BDE" w:rsidRPr="3CCB1742">
        <w:rPr>
          <w:lang w:val="en-US"/>
        </w:rPr>
        <w:t xml:space="preserve"> data is fu</w:t>
      </w:r>
      <w:r w:rsidR="007E036E" w:rsidRPr="3CCB1742">
        <w:rPr>
          <w:lang w:val="en-US"/>
        </w:rPr>
        <w:t>nda</w:t>
      </w:r>
      <w:r w:rsidR="00976E8A" w:rsidRPr="3CCB1742">
        <w:rPr>
          <w:lang w:val="en-US"/>
        </w:rPr>
        <w:t xml:space="preserve">mental in </w:t>
      </w:r>
      <w:r w:rsidR="005F1C58" w:rsidRPr="3CCB1742">
        <w:rPr>
          <w:lang w:val="en-US"/>
        </w:rPr>
        <w:t xml:space="preserve">ensuring </w:t>
      </w:r>
      <w:r w:rsidR="00A905FA" w:rsidRPr="3CCB1742">
        <w:rPr>
          <w:lang w:val="en-US"/>
        </w:rPr>
        <w:t xml:space="preserve">the safety </w:t>
      </w:r>
      <w:r w:rsidR="00BB19DC" w:rsidRPr="3CCB1742">
        <w:rPr>
          <w:lang w:val="en-US"/>
        </w:rPr>
        <w:t xml:space="preserve">and </w:t>
      </w:r>
      <w:r w:rsidR="006825A2" w:rsidRPr="3CCB1742">
        <w:rPr>
          <w:lang w:val="en-US"/>
        </w:rPr>
        <w:t>e</w:t>
      </w:r>
      <w:r w:rsidR="00830E36" w:rsidRPr="3CCB1742">
        <w:rPr>
          <w:lang w:val="en-US"/>
        </w:rPr>
        <w:t xml:space="preserve">fficiency of the </w:t>
      </w:r>
      <w:r w:rsidR="00A52346">
        <w:rPr>
          <w:lang w:val="en-US"/>
        </w:rPr>
        <w:t xml:space="preserve">flight </w:t>
      </w:r>
      <w:r w:rsidR="001B71C2">
        <w:rPr>
          <w:lang w:val="en-US"/>
        </w:rPr>
        <w:t>process due to atmosph</w:t>
      </w:r>
      <w:r w:rsidR="0035147A">
        <w:rPr>
          <w:lang w:val="en-US"/>
        </w:rPr>
        <w:t>eric conditions like temperature, pressure, humidity, wind, visibility</w:t>
      </w:r>
      <w:r w:rsidR="00993682">
        <w:rPr>
          <w:lang w:val="en-US"/>
        </w:rPr>
        <w:t xml:space="preserve">, </w:t>
      </w:r>
      <w:r w:rsidR="002368EA">
        <w:rPr>
          <w:lang w:val="en-US"/>
        </w:rPr>
        <w:t xml:space="preserve">and </w:t>
      </w:r>
      <w:r w:rsidR="00893D5A">
        <w:rPr>
          <w:lang w:val="en-US"/>
        </w:rPr>
        <w:t>cloudiness</w:t>
      </w:r>
      <w:r w:rsidR="00AC7D31">
        <w:rPr>
          <w:lang w:val="en-US"/>
        </w:rPr>
        <w:t xml:space="preserve">, </w:t>
      </w:r>
      <w:r w:rsidR="00322D99">
        <w:rPr>
          <w:lang w:val="en-US"/>
        </w:rPr>
        <w:t>which c</w:t>
      </w:r>
      <w:r w:rsidR="00A32D95">
        <w:rPr>
          <w:lang w:val="en-US"/>
        </w:rPr>
        <w:t xml:space="preserve">ould affect </w:t>
      </w:r>
      <w:r w:rsidR="008D53D2">
        <w:rPr>
          <w:lang w:val="en-US"/>
        </w:rPr>
        <w:t xml:space="preserve">the operation of </w:t>
      </w:r>
      <w:r w:rsidR="0046600D">
        <w:rPr>
          <w:lang w:val="en-US"/>
        </w:rPr>
        <w:t>f</w:t>
      </w:r>
      <w:r w:rsidR="008D53D2">
        <w:rPr>
          <w:lang w:val="en-US"/>
        </w:rPr>
        <w:t>light</w:t>
      </w:r>
      <w:r w:rsidR="009C3A99">
        <w:rPr>
          <w:lang w:val="en-US"/>
        </w:rPr>
        <w:t xml:space="preserve">s, use of </w:t>
      </w:r>
      <w:r w:rsidR="00505688">
        <w:rPr>
          <w:lang w:val="en-US"/>
        </w:rPr>
        <w:t>runways, and other decisions re</w:t>
      </w:r>
      <w:r w:rsidR="00D73F10">
        <w:rPr>
          <w:lang w:val="en-US"/>
        </w:rPr>
        <w:t>garding</w:t>
      </w:r>
      <w:r w:rsidR="002D4F39">
        <w:rPr>
          <w:lang w:val="en-US"/>
        </w:rPr>
        <w:t xml:space="preserve"> the </w:t>
      </w:r>
      <w:r w:rsidR="00E91704">
        <w:rPr>
          <w:lang w:val="en-US"/>
        </w:rPr>
        <w:t>aerodromes</w:t>
      </w:r>
      <w:r w:rsidR="009725E0">
        <w:rPr>
          <w:lang w:val="en-US"/>
        </w:rPr>
        <w:t xml:space="preserve"> [3], [5]. The changes</w:t>
      </w:r>
      <w:r w:rsidR="008F5FFD">
        <w:rPr>
          <w:lang w:val="en-US"/>
        </w:rPr>
        <w:t xml:space="preserve"> in</w:t>
      </w:r>
      <w:r w:rsidR="008725F3">
        <w:rPr>
          <w:lang w:val="en-US"/>
        </w:rPr>
        <w:t xml:space="preserve"> these weather elements occur quickly and cloud </w:t>
      </w:r>
      <w:r w:rsidR="00027BED">
        <w:rPr>
          <w:lang w:val="en-US"/>
        </w:rPr>
        <w:t xml:space="preserve">vary at airports in </w:t>
      </w:r>
      <w:r w:rsidR="00310836">
        <w:rPr>
          <w:lang w:val="en-US"/>
        </w:rPr>
        <w:t>tropical regions. Conseq</w:t>
      </w:r>
      <w:r w:rsidR="00354D3A">
        <w:rPr>
          <w:lang w:val="en-US"/>
        </w:rPr>
        <w:t>uently</w:t>
      </w:r>
      <w:r w:rsidR="00725AAF">
        <w:rPr>
          <w:lang w:val="en-US"/>
        </w:rPr>
        <w:t>, accurate short-range forec</w:t>
      </w:r>
      <w:r w:rsidR="00694D0A">
        <w:rPr>
          <w:lang w:val="en-US"/>
        </w:rPr>
        <w:t>a</w:t>
      </w:r>
      <w:r w:rsidR="00AB26DB">
        <w:rPr>
          <w:lang w:val="en-US"/>
        </w:rPr>
        <w:t>sts of weather elements are necessary for aviation operations.</w:t>
      </w:r>
    </w:p>
    <w:p w14:paraId="790FDD3D" w14:textId="77777777" w:rsidR="00E0720D" w:rsidRDefault="00E0720D" w:rsidP="00AB26DB">
      <w:pPr>
        <w:pStyle w:val="BodyText"/>
        <w:ind w:firstLine="0"/>
        <w:rPr>
          <w:lang w:val="en-US"/>
        </w:rPr>
      </w:pPr>
    </w:p>
    <w:p w14:paraId="16D22601" w14:textId="139D8558" w:rsidR="00E0720D" w:rsidRDefault="00E0720D" w:rsidP="00AB26DB">
      <w:pPr>
        <w:pStyle w:val="BodyText"/>
        <w:ind w:firstLine="0"/>
        <w:rPr>
          <w:lang w:val="en-US"/>
        </w:rPr>
      </w:pPr>
      <w:r>
        <w:rPr>
          <w:lang w:val="en-US"/>
        </w:rPr>
        <w:t xml:space="preserve">Sri Lanka faces </w:t>
      </w:r>
      <w:r w:rsidR="00BC583F">
        <w:rPr>
          <w:lang w:val="en-US"/>
        </w:rPr>
        <w:t xml:space="preserve">seasonal changes in </w:t>
      </w:r>
      <w:r w:rsidR="00561CA1">
        <w:rPr>
          <w:lang w:val="en-US"/>
        </w:rPr>
        <w:t>the at</w:t>
      </w:r>
      <w:r w:rsidR="00716ED9">
        <w:rPr>
          <w:lang w:val="en-US"/>
        </w:rPr>
        <w:t>mos</w:t>
      </w:r>
      <w:r w:rsidR="0066112C">
        <w:rPr>
          <w:lang w:val="en-US"/>
        </w:rPr>
        <w:t>p</w:t>
      </w:r>
      <w:r w:rsidR="00490893">
        <w:rPr>
          <w:lang w:val="en-US"/>
        </w:rPr>
        <w:t xml:space="preserve">here because of the Southwest Monsoon, Northeast Monsoon, First Inter-Monsoon, and </w:t>
      </w:r>
      <w:r w:rsidR="001D19EE">
        <w:rPr>
          <w:lang w:val="en-US"/>
        </w:rPr>
        <w:t>Second Inter-Monsoon seasons. Some</w:t>
      </w:r>
      <w:r w:rsidR="00192445">
        <w:rPr>
          <w:lang w:val="en-US"/>
        </w:rPr>
        <w:t xml:space="preserve"> studies have </w:t>
      </w:r>
      <w:r w:rsidR="00D8374B">
        <w:rPr>
          <w:lang w:val="en-US"/>
        </w:rPr>
        <w:t xml:space="preserve">indicated the use of </w:t>
      </w:r>
      <w:r w:rsidR="0096352C">
        <w:rPr>
          <w:lang w:val="en-US"/>
        </w:rPr>
        <w:t>M</w:t>
      </w:r>
      <w:r w:rsidR="00D8374B">
        <w:rPr>
          <w:lang w:val="en-US"/>
        </w:rPr>
        <w:t xml:space="preserve">achine </w:t>
      </w:r>
      <w:r w:rsidR="00CE1D56">
        <w:rPr>
          <w:lang w:val="en-US"/>
        </w:rPr>
        <w:t>L</w:t>
      </w:r>
      <w:r w:rsidR="00D8374B">
        <w:rPr>
          <w:lang w:val="en-US"/>
        </w:rPr>
        <w:t xml:space="preserve">earning </w:t>
      </w:r>
      <w:r w:rsidR="00CE1D56">
        <w:rPr>
          <w:lang w:val="en-US"/>
        </w:rPr>
        <w:t>(ML</w:t>
      </w:r>
      <w:r w:rsidR="00050372">
        <w:rPr>
          <w:lang w:val="en-US"/>
        </w:rPr>
        <w:t xml:space="preserve">) </w:t>
      </w:r>
      <w:r w:rsidR="00D8374B">
        <w:rPr>
          <w:lang w:val="en-US"/>
        </w:rPr>
        <w:t xml:space="preserve">and </w:t>
      </w:r>
      <w:r w:rsidR="00512E6D">
        <w:rPr>
          <w:lang w:val="en-US"/>
        </w:rPr>
        <w:t>Ar</w:t>
      </w:r>
      <w:r w:rsidR="00E369DE">
        <w:rPr>
          <w:lang w:val="en-US"/>
        </w:rPr>
        <w:t xml:space="preserve">tificial neural networks for weather prediction in Sri Lanka </w:t>
      </w:r>
      <w:r w:rsidR="007A2371">
        <w:rPr>
          <w:lang w:val="en-US"/>
        </w:rPr>
        <w:t>such as the monsoon rainfall forecast</w:t>
      </w:r>
      <w:r w:rsidR="00A04028">
        <w:rPr>
          <w:lang w:val="en-US"/>
        </w:rPr>
        <w:t xml:space="preserve"> and </w:t>
      </w:r>
      <w:r w:rsidR="00A916D6">
        <w:rPr>
          <w:lang w:val="en-US"/>
        </w:rPr>
        <w:t>short-</w:t>
      </w:r>
      <w:r w:rsidR="0096648F">
        <w:rPr>
          <w:lang w:val="en-US"/>
        </w:rPr>
        <w:t xml:space="preserve">term </w:t>
      </w:r>
      <w:r w:rsidR="00DF79C3">
        <w:rPr>
          <w:lang w:val="en-US"/>
        </w:rPr>
        <w:t>weather forecast</w:t>
      </w:r>
      <w:r w:rsidR="00805360">
        <w:rPr>
          <w:lang w:val="en-US"/>
        </w:rPr>
        <w:t xml:space="preserve"> [1], [2]</w:t>
      </w:r>
      <w:r w:rsidR="00E97086">
        <w:rPr>
          <w:lang w:val="en-US"/>
        </w:rPr>
        <w:t xml:space="preserve">. In most cases, most of the works are about regional weather behavior, rainfall </w:t>
      </w:r>
      <w:r w:rsidR="002E411E">
        <w:rPr>
          <w:lang w:val="en-US"/>
        </w:rPr>
        <w:t>prediction</w:t>
      </w:r>
      <w:r w:rsidR="00316227">
        <w:rPr>
          <w:lang w:val="en-US"/>
        </w:rPr>
        <w:t xml:space="preserve">, and generally </w:t>
      </w:r>
      <w:r w:rsidR="004A0F1B">
        <w:rPr>
          <w:lang w:val="en-US"/>
        </w:rPr>
        <w:t>short-term fore</w:t>
      </w:r>
      <w:r w:rsidR="00ED7944">
        <w:rPr>
          <w:lang w:val="en-US"/>
        </w:rPr>
        <w:t>casting, not hy</w:t>
      </w:r>
      <w:r w:rsidR="00BE04D4">
        <w:rPr>
          <w:lang w:val="en-US"/>
        </w:rPr>
        <w:t xml:space="preserve">per-local aviation weather forecast at </w:t>
      </w:r>
      <w:r w:rsidR="00893BD1">
        <w:rPr>
          <w:lang w:val="en-US"/>
        </w:rPr>
        <w:t xml:space="preserve">one particular airport. This is made </w:t>
      </w:r>
      <w:r w:rsidR="005F231C">
        <w:rPr>
          <w:lang w:val="en-US"/>
        </w:rPr>
        <w:t>necessary by the dynamic nature of tropical weather</w:t>
      </w:r>
      <w:r w:rsidR="00E64685">
        <w:rPr>
          <w:lang w:val="en-US"/>
        </w:rPr>
        <w:t>.</w:t>
      </w:r>
    </w:p>
    <w:p w14:paraId="3B6B84AD" w14:textId="15B78668" w:rsidR="00E64685" w:rsidRDefault="00333F1C" w:rsidP="00AB26DB">
      <w:pPr>
        <w:pStyle w:val="BodyText"/>
        <w:ind w:firstLine="0"/>
      </w:pPr>
      <w:r w:rsidRPr="6987D192">
        <w:rPr>
          <w:lang w:val="en-US"/>
        </w:rPr>
        <w:t>Me</w:t>
      </w:r>
      <w:r w:rsidR="00966A2A" w:rsidRPr="6987D192">
        <w:rPr>
          <w:lang w:val="en-US"/>
        </w:rPr>
        <w:t>teorological A</w:t>
      </w:r>
      <w:r w:rsidR="00C16EC0" w:rsidRPr="6987D192">
        <w:rPr>
          <w:lang w:val="en-US"/>
        </w:rPr>
        <w:t>erodrome Report (METAR) and Ter</w:t>
      </w:r>
      <w:r w:rsidR="00745156" w:rsidRPr="6987D192">
        <w:rPr>
          <w:lang w:val="en-US"/>
        </w:rPr>
        <w:t>minal A</w:t>
      </w:r>
      <w:r w:rsidR="001947A2" w:rsidRPr="6987D192">
        <w:rPr>
          <w:lang w:val="en-US"/>
        </w:rPr>
        <w:t>erod</w:t>
      </w:r>
      <w:r w:rsidR="00321A78" w:rsidRPr="6987D192">
        <w:rPr>
          <w:lang w:val="en-US"/>
        </w:rPr>
        <w:t>rome F</w:t>
      </w:r>
      <w:r w:rsidR="00890FA9" w:rsidRPr="6987D192">
        <w:rPr>
          <w:lang w:val="en-US"/>
        </w:rPr>
        <w:t>orecast</w:t>
      </w:r>
      <w:r w:rsidR="00CD5E93" w:rsidRPr="6987D192">
        <w:rPr>
          <w:lang w:val="en-US"/>
        </w:rPr>
        <w:t xml:space="preserve"> (TAF) are two examples that supplement each other </w:t>
      </w:r>
      <w:r w:rsidR="007541E6" w:rsidRPr="6987D192">
        <w:rPr>
          <w:lang w:val="en-US"/>
        </w:rPr>
        <w:t xml:space="preserve">in the </w:t>
      </w:r>
      <w:r w:rsidR="004C2BED" w:rsidRPr="6987D192">
        <w:rPr>
          <w:lang w:val="en-US"/>
        </w:rPr>
        <w:t xml:space="preserve">context of </w:t>
      </w:r>
      <w:r w:rsidR="00E659F0" w:rsidRPr="6987D192">
        <w:rPr>
          <w:lang w:val="en-US"/>
        </w:rPr>
        <w:t xml:space="preserve">weather in the field of aviation </w:t>
      </w:r>
      <w:r w:rsidR="00E659F0">
        <w:t>meteo</w:t>
      </w:r>
      <w:r w:rsidR="00B72658">
        <w:t>ro</w:t>
      </w:r>
      <w:r w:rsidR="005D3A18">
        <w:t xml:space="preserve">logy. The first is </w:t>
      </w:r>
      <w:r w:rsidR="00EF313D">
        <w:t xml:space="preserve">weather observations of </w:t>
      </w:r>
      <w:r w:rsidR="002C0D3F">
        <w:t xml:space="preserve">today at the </w:t>
      </w:r>
      <w:r w:rsidR="00812FD6">
        <w:t>aer</w:t>
      </w:r>
      <w:r w:rsidR="0070641D">
        <w:t>od</w:t>
      </w:r>
      <w:r w:rsidR="00EC7816">
        <w:t>rome, while the second</w:t>
      </w:r>
      <w:r w:rsidR="00AA77BE">
        <w:t xml:space="preserve"> is </w:t>
      </w:r>
      <w:r w:rsidR="00632244">
        <w:t xml:space="preserve">a forecast of today at the </w:t>
      </w:r>
      <w:r w:rsidR="007C7B38">
        <w:t>ae</w:t>
      </w:r>
      <w:r w:rsidR="00AD57CF">
        <w:t>rodrome</w:t>
      </w:r>
      <w:r w:rsidR="00B65C14">
        <w:t xml:space="preserve">. </w:t>
      </w:r>
      <w:r w:rsidR="00B4612D">
        <w:t>Some of the recent</w:t>
      </w:r>
      <w:r w:rsidR="00B267F0">
        <w:t xml:space="preserve"> studies rela</w:t>
      </w:r>
      <w:r w:rsidR="005521BC">
        <w:t xml:space="preserve">ted to </w:t>
      </w:r>
      <w:r w:rsidR="005F2E4A">
        <w:t xml:space="preserve">aviation </w:t>
      </w:r>
      <w:r w:rsidR="009533BB">
        <w:t>meteorology are</w:t>
      </w:r>
      <w:r w:rsidR="004C594D">
        <w:t xml:space="preserve"> Artificial Inte</w:t>
      </w:r>
      <w:r w:rsidR="008F57E9">
        <w:t>lligence (AI) for auto</w:t>
      </w:r>
      <w:r w:rsidR="002419ED">
        <w:t xml:space="preserve">mated TAF </w:t>
      </w:r>
      <w:r w:rsidR="001559EC">
        <w:t>gene</w:t>
      </w:r>
      <w:r w:rsidR="004F1407">
        <w:t xml:space="preserve">ration and </w:t>
      </w:r>
      <w:r w:rsidR="00A83E0C">
        <w:t>Deep Learning (DL)</w:t>
      </w:r>
      <w:r w:rsidR="00A737B1">
        <w:t xml:space="preserve"> on the </w:t>
      </w:r>
      <w:r w:rsidR="006506E4">
        <w:t xml:space="preserve">forecasting of </w:t>
      </w:r>
      <w:r w:rsidR="00FB469B">
        <w:t xml:space="preserve">convective </w:t>
      </w:r>
      <w:r w:rsidR="006129DB">
        <w:t>weather</w:t>
      </w:r>
      <w:r w:rsidR="003E6261">
        <w:t xml:space="preserve"> in </w:t>
      </w:r>
      <w:r w:rsidR="00F352E4">
        <w:t>civil</w:t>
      </w:r>
      <w:r w:rsidR="000A0EDB">
        <w:t xml:space="preserve"> aviation </w:t>
      </w:r>
      <w:r w:rsidR="00D96EDB">
        <w:t>operatio</w:t>
      </w:r>
      <w:r w:rsidR="00DF193F">
        <w:t>ns</w:t>
      </w:r>
      <w:r w:rsidR="00937F49">
        <w:t xml:space="preserve"> </w:t>
      </w:r>
      <w:r w:rsidR="00F549AF">
        <w:t>[6], [13</w:t>
      </w:r>
      <w:r w:rsidR="00C80035">
        <w:t xml:space="preserve">]. Other high-impact weather of </w:t>
      </w:r>
      <w:r w:rsidR="00E63B4C">
        <w:t xml:space="preserve">aviation </w:t>
      </w:r>
      <w:r w:rsidR="004B01FB">
        <w:t>invo</w:t>
      </w:r>
      <w:r w:rsidR="00162758">
        <w:t>lves strong winds</w:t>
      </w:r>
      <w:r w:rsidR="002740CE">
        <w:t>, thunder</w:t>
      </w:r>
      <w:r w:rsidR="005136CE">
        <w:t>s</w:t>
      </w:r>
      <w:r w:rsidR="006859A6">
        <w:t>t</w:t>
      </w:r>
      <w:r w:rsidR="005A2326">
        <w:t>orms, tu</w:t>
      </w:r>
      <w:r w:rsidR="00C86D3C">
        <w:t>rbulenc</w:t>
      </w:r>
      <w:r w:rsidR="00655CFB">
        <w:t xml:space="preserve">e, and </w:t>
      </w:r>
      <w:r w:rsidR="00CD1DB0">
        <w:t>low visibility</w:t>
      </w:r>
      <w:r w:rsidR="00511950">
        <w:t xml:space="preserve"> [5]</w:t>
      </w:r>
      <w:r w:rsidR="00230F76">
        <w:t>. Ho</w:t>
      </w:r>
      <w:r w:rsidR="00733698">
        <w:t xml:space="preserve">wever, this </w:t>
      </w:r>
      <w:r w:rsidR="001F72AC">
        <w:t xml:space="preserve">study does not </w:t>
      </w:r>
      <w:r w:rsidR="00327645">
        <w:t>consider the use of airport hi</w:t>
      </w:r>
      <w:r w:rsidR="002523C2">
        <w:t>storic data, monsoon in Sri Lanka</w:t>
      </w:r>
      <w:r w:rsidR="001E446F">
        <w:t>, short-term forecasting, and verification of results.</w:t>
      </w:r>
    </w:p>
    <w:p w14:paraId="75781070" w14:textId="65A5CCB1" w:rsidR="00B24576" w:rsidRDefault="72C6EAFF" w:rsidP="00AB26DB">
      <w:pPr>
        <w:pStyle w:val="BodyText"/>
        <w:ind w:firstLine="0"/>
      </w:pPr>
      <w:r w:rsidRPr="72C6EAFF">
        <w:rPr>
          <w:lang w:val="en-US"/>
        </w:rPr>
        <w:t xml:space="preserve">To bridge this gap, the current study will develop and AI-enabled Hyper-Local weather Forecasting and Validation system for </w:t>
      </w:r>
      <w:r>
        <w:t>Bandaranaike International Airport (VCBI). The proposed system consists of four main prediction models designed to forecast different aviation weather parameters. These include a Pressure-Humidity-temperature Coupled Prediction Model, a Wind Pattern Prediction Model, a Cloud and Visibility Prediction Model and QNH, Dew Point, and Relative Humidity (RH)  Prediction Model. These models are developed using different ML approaches according to the characteristics of the respective weather parameters. The proposed models generate short-term airport airport-level weather forecasts, which are subsequently verified using aviation weather forecasts, which are subsequently verified using aviation weather observations to evaluate verified using aviation weather observations to evaluate their prediction performance.</w:t>
      </w:r>
    </w:p>
    <w:p w14:paraId="31091D5D" w14:textId="524C90E0" w:rsidR="00261715" w:rsidRPr="005B520E" w:rsidRDefault="00D852F8" w:rsidP="00AB26DB">
      <w:pPr>
        <w:pStyle w:val="BodyText"/>
        <w:ind w:firstLine="0"/>
      </w:pPr>
      <w:r w:rsidRPr="4300EA17">
        <w:rPr>
          <w:lang w:val="en-US"/>
        </w:rPr>
        <w:lastRenderedPageBreak/>
        <w:t xml:space="preserve">Another </w:t>
      </w:r>
      <w:r w:rsidR="00E61570" w:rsidRPr="4300EA17">
        <w:rPr>
          <w:lang w:val="en-US"/>
        </w:rPr>
        <w:t xml:space="preserve">significant factor concerning the proposed </w:t>
      </w:r>
      <w:r w:rsidR="007D14B3" w:rsidRPr="4300EA17">
        <w:rPr>
          <w:lang w:val="en-US"/>
        </w:rPr>
        <w:t>methodology</w:t>
      </w:r>
      <w:r w:rsidR="003F6F3A" w:rsidRPr="4300EA17">
        <w:rPr>
          <w:lang w:val="en-US"/>
        </w:rPr>
        <w:t xml:space="preserve"> is the </w:t>
      </w:r>
      <w:r w:rsidR="00CC748E" w:rsidRPr="4300EA17">
        <w:rPr>
          <w:lang w:val="en-US"/>
        </w:rPr>
        <w:t>comb</w:t>
      </w:r>
      <w:r w:rsidR="00696131" w:rsidRPr="4300EA17">
        <w:rPr>
          <w:lang w:val="en-US"/>
        </w:rPr>
        <w:t>ination of</w:t>
      </w:r>
      <w:r w:rsidR="00526EFA" w:rsidRPr="4300EA17">
        <w:rPr>
          <w:lang w:val="en-US"/>
        </w:rPr>
        <w:t xml:space="preserve"> forecasting</w:t>
      </w:r>
      <w:r w:rsidR="00A7418E" w:rsidRPr="4300EA17">
        <w:rPr>
          <w:lang w:val="en-US"/>
        </w:rPr>
        <w:t xml:space="preserve"> and </w:t>
      </w:r>
      <w:r w:rsidR="004E1A9A" w:rsidRPr="4300EA17">
        <w:rPr>
          <w:lang w:val="en-US"/>
        </w:rPr>
        <w:t>verific</w:t>
      </w:r>
      <w:r w:rsidR="00786089" w:rsidRPr="4300EA17">
        <w:rPr>
          <w:lang w:val="en-US"/>
        </w:rPr>
        <w:t>ation</w:t>
      </w:r>
      <w:r w:rsidR="007A746E">
        <w:rPr>
          <w:lang w:val="en-US"/>
        </w:rPr>
        <w:t xml:space="preserve"> methods. </w:t>
      </w:r>
      <w:r w:rsidR="008445C2">
        <w:rPr>
          <w:lang w:val="en-US"/>
        </w:rPr>
        <w:t>Short</w:t>
      </w:r>
      <w:r w:rsidR="002931CA">
        <w:rPr>
          <w:lang w:val="en-US"/>
        </w:rPr>
        <w:t>-term</w:t>
      </w:r>
      <w:r w:rsidR="007F6C8D">
        <w:rPr>
          <w:lang w:val="en-US"/>
        </w:rPr>
        <w:t xml:space="preserve"> forecast</w:t>
      </w:r>
      <w:r w:rsidR="00A43ACF">
        <w:rPr>
          <w:lang w:val="en-US"/>
        </w:rPr>
        <w:t xml:space="preserve">s </w:t>
      </w:r>
      <w:r w:rsidR="000B0F3B">
        <w:rPr>
          <w:lang w:val="en-US"/>
        </w:rPr>
        <w:t>ge</w:t>
      </w:r>
      <w:r w:rsidR="00EB5165">
        <w:rPr>
          <w:lang w:val="en-US"/>
        </w:rPr>
        <w:t>ne</w:t>
      </w:r>
      <w:r w:rsidR="0007046A">
        <w:rPr>
          <w:lang w:val="en-US"/>
        </w:rPr>
        <w:t xml:space="preserve">rated </w:t>
      </w:r>
      <w:r w:rsidR="00AA592C">
        <w:rPr>
          <w:lang w:val="en-US"/>
        </w:rPr>
        <w:t xml:space="preserve">through </w:t>
      </w:r>
      <w:r w:rsidR="00B036F3">
        <w:rPr>
          <w:lang w:val="en-US"/>
        </w:rPr>
        <w:t xml:space="preserve">the method </w:t>
      </w:r>
      <w:r w:rsidR="00891D81">
        <w:rPr>
          <w:lang w:val="en-US"/>
        </w:rPr>
        <w:t xml:space="preserve">are checked </w:t>
      </w:r>
      <w:r w:rsidR="006E3644">
        <w:rPr>
          <w:lang w:val="en-US"/>
        </w:rPr>
        <w:t>again</w:t>
      </w:r>
      <w:r w:rsidR="00E21F0B">
        <w:rPr>
          <w:lang w:val="en-US"/>
        </w:rPr>
        <w:t xml:space="preserve">st </w:t>
      </w:r>
      <w:r w:rsidR="00937EF7">
        <w:rPr>
          <w:lang w:val="en-US"/>
        </w:rPr>
        <w:t>future</w:t>
      </w:r>
      <w:r w:rsidR="00281694">
        <w:rPr>
          <w:lang w:val="en-US"/>
        </w:rPr>
        <w:t xml:space="preserve"> METAR using </w:t>
      </w:r>
      <w:r w:rsidR="00885F6B">
        <w:rPr>
          <w:lang w:val="en-US"/>
        </w:rPr>
        <w:t xml:space="preserve">different </w:t>
      </w:r>
      <w:r w:rsidR="00812846">
        <w:rPr>
          <w:lang w:val="en-US"/>
        </w:rPr>
        <w:t>error indicators</w:t>
      </w:r>
      <w:r w:rsidR="00A07F55">
        <w:rPr>
          <w:lang w:val="en-US"/>
        </w:rPr>
        <w:t xml:space="preserve"> such as </w:t>
      </w:r>
      <w:r w:rsidR="00011E53">
        <w:rPr>
          <w:lang w:val="en-US"/>
        </w:rPr>
        <w:t>Mean A</w:t>
      </w:r>
      <w:r w:rsidR="000461BE">
        <w:rPr>
          <w:lang w:val="en-US"/>
        </w:rPr>
        <w:t>b</w:t>
      </w:r>
      <w:r w:rsidR="00D9369D">
        <w:rPr>
          <w:lang w:val="en-US"/>
        </w:rPr>
        <w:t>s</w:t>
      </w:r>
      <w:r w:rsidR="00123A04">
        <w:rPr>
          <w:lang w:val="en-US"/>
        </w:rPr>
        <w:t>olute</w:t>
      </w:r>
      <w:r w:rsidR="008A3172">
        <w:rPr>
          <w:lang w:val="en-US"/>
        </w:rPr>
        <w:t xml:space="preserve"> </w:t>
      </w:r>
      <w:r w:rsidR="00123316">
        <w:rPr>
          <w:lang w:val="en-US"/>
        </w:rPr>
        <w:t>Error</w:t>
      </w:r>
      <w:r w:rsidR="00BC4F72">
        <w:rPr>
          <w:lang w:val="en-US"/>
        </w:rPr>
        <w:t xml:space="preserve"> (MAE)</w:t>
      </w:r>
      <w:r w:rsidR="00D83C22">
        <w:rPr>
          <w:lang w:val="en-US"/>
        </w:rPr>
        <w:t xml:space="preserve">, Root Mean </w:t>
      </w:r>
      <w:r w:rsidR="00704138">
        <w:rPr>
          <w:lang w:val="en-US"/>
        </w:rPr>
        <w:t>S</w:t>
      </w:r>
      <w:r w:rsidR="003D380B">
        <w:rPr>
          <w:lang w:val="en-US"/>
        </w:rPr>
        <w:t>q</w:t>
      </w:r>
      <w:r w:rsidR="004E74FA">
        <w:rPr>
          <w:lang w:val="en-US"/>
        </w:rPr>
        <w:t xml:space="preserve">uare </w:t>
      </w:r>
      <w:r w:rsidR="00CA1E8A">
        <w:rPr>
          <w:lang w:val="en-US"/>
        </w:rPr>
        <w:t>Error</w:t>
      </w:r>
      <w:r w:rsidR="004F4FBC">
        <w:rPr>
          <w:lang w:val="en-US"/>
        </w:rPr>
        <w:t xml:space="preserve"> (RSME), </w:t>
      </w:r>
      <w:r w:rsidR="00344BEB">
        <w:rPr>
          <w:lang w:val="en-US"/>
        </w:rPr>
        <w:t xml:space="preserve">and </w:t>
      </w:r>
      <w:r w:rsidR="008470B9">
        <w:rPr>
          <w:lang w:val="en-US"/>
        </w:rPr>
        <w:t>coe</w:t>
      </w:r>
      <w:r w:rsidR="00FE4E52">
        <w:rPr>
          <w:lang w:val="en-US"/>
        </w:rPr>
        <w:t xml:space="preserve">fficient of </w:t>
      </w:r>
      <w:r w:rsidR="00A86087">
        <w:rPr>
          <w:lang w:val="en-US"/>
        </w:rPr>
        <w:t>deter</w:t>
      </w:r>
      <w:r w:rsidR="00F934DA">
        <w:rPr>
          <w:lang w:val="en-US"/>
        </w:rPr>
        <w:t>mination</w:t>
      </w:r>
      <w:r w:rsidR="004141C3">
        <w:rPr>
          <w:lang w:val="en-US"/>
        </w:rPr>
        <w:t xml:space="preserve"> (R</w:t>
      </w:r>
      <w:r w:rsidR="004141C3" w:rsidRPr="004141C3">
        <w:rPr>
          <w:vertAlign w:val="superscript"/>
          <w:lang w:val="en-US"/>
        </w:rPr>
        <w:t>2</w:t>
      </w:r>
      <w:r w:rsidR="004141C3">
        <w:rPr>
          <w:lang w:val="en-US"/>
        </w:rPr>
        <w:t>)</w:t>
      </w:r>
      <w:r w:rsidR="00336906">
        <w:rPr>
          <w:lang w:val="en-US"/>
        </w:rPr>
        <w:t xml:space="preserve">. </w:t>
      </w:r>
      <w:r w:rsidR="00B1129D">
        <w:rPr>
          <w:lang w:val="en-US"/>
        </w:rPr>
        <w:t>In a</w:t>
      </w:r>
      <w:r w:rsidR="0000519B">
        <w:rPr>
          <w:lang w:val="en-US"/>
        </w:rPr>
        <w:t xml:space="preserve">ddition </w:t>
      </w:r>
      <w:r w:rsidR="00FB5DED">
        <w:rPr>
          <w:lang w:val="en-US"/>
        </w:rPr>
        <w:t xml:space="preserve">to this, </w:t>
      </w:r>
      <w:r w:rsidR="00A9488F">
        <w:rPr>
          <w:lang w:val="en-US"/>
        </w:rPr>
        <w:t xml:space="preserve">the </w:t>
      </w:r>
      <w:r w:rsidR="00226835">
        <w:rPr>
          <w:lang w:val="en-US"/>
        </w:rPr>
        <w:t xml:space="preserve">corresponding </w:t>
      </w:r>
      <w:r w:rsidR="005650FD">
        <w:rPr>
          <w:lang w:val="en-US"/>
        </w:rPr>
        <w:t xml:space="preserve">TAF </w:t>
      </w:r>
      <w:r w:rsidR="00B7715C">
        <w:rPr>
          <w:lang w:val="en-US"/>
        </w:rPr>
        <w:t xml:space="preserve">forecasts but also </w:t>
      </w:r>
      <w:r w:rsidR="00016871">
        <w:rPr>
          <w:lang w:val="en-US"/>
        </w:rPr>
        <w:t>provides</w:t>
      </w:r>
      <w:r w:rsidR="004D7537">
        <w:rPr>
          <w:lang w:val="en-US"/>
        </w:rPr>
        <w:t xml:space="preserve"> an evaluation of the </w:t>
      </w:r>
      <w:r w:rsidR="00FC5FCB">
        <w:rPr>
          <w:lang w:val="en-US"/>
        </w:rPr>
        <w:t xml:space="preserve">quality of the produced forecast. The aim is to develop and </w:t>
      </w:r>
      <w:r w:rsidR="00471803">
        <w:rPr>
          <w:lang w:val="en-US"/>
        </w:rPr>
        <w:t>airport-based</w:t>
      </w:r>
      <w:r w:rsidR="00C4145A">
        <w:rPr>
          <w:lang w:val="en-US"/>
        </w:rPr>
        <w:t xml:space="preserve"> monsoon weather</w:t>
      </w:r>
      <w:r w:rsidR="00E62D6C">
        <w:rPr>
          <w:lang w:val="en-US"/>
        </w:rPr>
        <w:t xml:space="preserve"> forecasting </w:t>
      </w:r>
      <w:r w:rsidR="00971F01">
        <w:rPr>
          <w:lang w:val="en-US"/>
        </w:rPr>
        <w:t>tool.</w:t>
      </w:r>
    </w:p>
    <w:p w14:paraId="2AC70D1D" w14:textId="0DFE2236" w:rsidR="009303D9" w:rsidRPr="006B6B66" w:rsidRDefault="00936DCE" w:rsidP="006B6B66">
      <w:pPr>
        <w:pStyle w:val="Heading1"/>
      </w:pPr>
      <w:r>
        <w:t>Li</w:t>
      </w:r>
      <w:r w:rsidR="00BC102B">
        <w:t>ter</w:t>
      </w:r>
      <w:r w:rsidR="007713C7">
        <w:t>ature</w:t>
      </w:r>
      <w:r w:rsidR="00742408">
        <w:t xml:space="preserve"> re</w:t>
      </w:r>
      <w:r w:rsidR="000D0946">
        <w:t>view</w:t>
      </w:r>
    </w:p>
    <w:p w14:paraId="314ED5B9" w14:textId="079D3450" w:rsidR="009303D9" w:rsidRDefault="00690C4D" w:rsidP="00ED0149">
      <w:pPr>
        <w:pStyle w:val="Heading2"/>
      </w:pPr>
      <w:r>
        <w:t xml:space="preserve">  </w:t>
      </w:r>
      <w:r w:rsidR="0014271D">
        <w:t>M</w:t>
      </w:r>
      <w:r w:rsidR="00141787">
        <w:t xml:space="preserve">achine </w:t>
      </w:r>
      <w:r w:rsidR="00E5586F">
        <w:t xml:space="preserve">Learning </w:t>
      </w:r>
      <w:r w:rsidR="0014271D">
        <w:t xml:space="preserve"> </w:t>
      </w:r>
      <w:r w:rsidR="00D87A7B">
        <w:t xml:space="preserve">for </w:t>
      </w:r>
      <w:r w:rsidR="00070FEB">
        <w:t>Weather Forecasting</w:t>
      </w:r>
      <w:r w:rsidR="009303D9">
        <w:t xml:space="preserve"> </w:t>
      </w:r>
    </w:p>
    <w:p w14:paraId="3869D8EC" w14:textId="0B4463B5" w:rsidR="009303D9" w:rsidRDefault="72C6EAFF" w:rsidP="001D70D0">
      <w:pPr>
        <w:pStyle w:val="BodyText"/>
        <w:ind w:firstLine="0"/>
      </w:pPr>
      <w:r w:rsidRPr="72C6EAFF">
        <w:rPr>
          <w:lang w:val="en-US"/>
        </w:rPr>
        <w:t xml:space="preserve">ML and AI technologies have recently been used for weather forecasting due to their capability of recognizing complex relationships between variables from past records of meteorological observations. It is especially important for Sri Lanka, which experiences weather variability caused by at atmospheric conditions that result from monsoons. In their work, Nagamulla, Rathnayake, and Ratnaweera </w:t>
      </w:r>
      <w:r>
        <w:t>[1] examined the application of artificial neural networks for monsoon rainfall forecasting in Sri Lanka based on climatic teleconnections. Hennayake, Dinalankara, and Mudunkotuwa [2] created a ML based short term weather prediction model for Sri Lanka, taking into account weather variables such as temperature and precipitation. All these studies show the weather of Sri Lanka. However, both studies concentrate primarily on weather prediction and do not consider local hyper-weather forecasting at airports.</w:t>
      </w:r>
    </w:p>
    <w:p w14:paraId="65F364C2" w14:textId="3167740B" w:rsidR="004E12D4" w:rsidRDefault="00343A4A" w:rsidP="7133A61C">
      <w:pPr>
        <w:pStyle w:val="BodyText"/>
        <w:ind w:firstLine="0"/>
      </w:pPr>
      <w:r w:rsidRPr="73F40AAB">
        <w:rPr>
          <w:lang w:val="en-US"/>
        </w:rPr>
        <w:t>Future</w:t>
      </w:r>
      <w:r w:rsidR="001331F1" w:rsidRPr="73F40AAB">
        <w:rPr>
          <w:lang w:val="en-US"/>
        </w:rPr>
        <w:t xml:space="preserve"> advances </w:t>
      </w:r>
      <w:r w:rsidR="001D72D2" w:rsidRPr="73F40AAB">
        <w:rPr>
          <w:lang w:val="en-US"/>
        </w:rPr>
        <w:t xml:space="preserve">in the field </w:t>
      </w:r>
      <w:r w:rsidR="00D54AAB" w:rsidRPr="73F40AAB">
        <w:rPr>
          <w:lang w:val="en-US"/>
        </w:rPr>
        <w:t>of weather prediction</w:t>
      </w:r>
      <w:r w:rsidR="004D24A6" w:rsidRPr="73F40AAB">
        <w:rPr>
          <w:lang w:val="en-US"/>
        </w:rPr>
        <w:t xml:space="preserve"> have been made due to DL </w:t>
      </w:r>
      <w:r w:rsidR="00AD5843" w:rsidRPr="73F40AAB">
        <w:rPr>
          <w:lang w:val="en-US"/>
        </w:rPr>
        <w:t>algorithms</w:t>
      </w:r>
      <w:r w:rsidR="004D24A6" w:rsidRPr="73F40AAB">
        <w:rPr>
          <w:lang w:val="en-US"/>
        </w:rPr>
        <w:t xml:space="preserve">. Ahi </w:t>
      </w:r>
      <w:r w:rsidR="004D24A6" w:rsidRPr="73F40AAB">
        <w:rPr>
          <w:i/>
          <w:iCs/>
          <w:lang w:val="en-US"/>
        </w:rPr>
        <w:t>et</w:t>
      </w:r>
      <w:r w:rsidR="00ED6574" w:rsidRPr="73F40AAB">
        <w:rPr>
          <w:i/>
          <w:iCs/>
          <w:lang w:val="en-US"/>
        </w:rPr>
        <w:t xml:space="preserve"> al</w:t>
      </w:r>
      <w:r w:rsidR="00ED6574" w:rsidRPr="73F40AAB">
        <w:rPr>
          <w:lang w:val="en-US"/>
        </w:rPr>
        <w:t xml:space="preserve">. </w:t>
      </w:r>
      <w:r w:rsidR="009F34FC" w:rsidRPr="73F40AAB">
        <w:rPr>
          <w:lang w:val="en-US"/>
        </w:rPr>
        <w:t>[7] su</w:t>
      </w:r>
      <w:r w:rsidR="0047589A" w:rsidRPr="73F40AAB">
        <w:rPr>
          <w:lang w:val="en-US"/>
        </w:rPr>
        <w:t xml:space="preserve">ggested </w:t>
      </w:r>
      <w:r w:rsidR="00BA1B70" w:rsidRPr="73F40AAB">
        <w:rPr>
          <w:lang w:val="en-US"/>
        </w:rPr>
        <w:t xml:space="preserve">using </w:t>
      </w:r>
      <w:r w:rsidR="00F35689" w:rsidRPr="73F40AAB">
        <w:rPr>
          <w:lang w:val="en-US"/>
        </w:rPr>
        <w:t xml:space="preserve">the </w:t>
      </w:r>
      <w:r w:rsidR="004D6311" w:rsidRPr="73F40AAB">
        <w:rPr>
          <w:lang w:val="en-US"/>
        </w:rPr>
        <w:t>Con</w:t>
      </w:r>
      <w:r w:rsidR="003055C3" w:rsidRPr="73F40AAB">
        <w:rPr>
          <w:lang w:val="en-US"/>
        </w:rPr>
        <w:t>volu</w:t>
      </w:r>
      <w:r w:rsidR="00E26508" w:rsidRPr="73F40AAB">
        <w:rPr>
          <w:lang w:val="en-US"/>
        </w:rPr>
        <w:t xml:space="preserve">tional </w:t>
      </w:r>
      <w:r w:rsidR="0047101D" w:rsidRPr="73F40AAB">
        <w:rPr>
          <w:lang w:val="en-US"/>
        </w:rPr>
        <w:t xml:space="preserve">Long </w:t>
      </w:r>
      <w:r w:rsidR="00E5748E" w:rsidRPr="73F40AAB">
        <w:rPr>
          <w:lang w:val="en-US"/>
        </w:rPr>
        <w:t>Short-Term Memory</w:t>
      </w:r>
      <w:r w:rsidR="00374E53" w:rsidRPr="73F40AAB">
        <w:rPr>
          <w:lang w:val="en-US"/>
        </w:rPr>
        <w:t xml:space="preserve"> </w:t>
      </w:r>
      <w:r w:rsidR="00050664" w:rsidRPr="73F40AAB">
        <w:rPr>
          <w:lang w:val="en-US"/>
        </w:rPr>
        <w:t xml:space="preserve">(ConvLSTM) network for </w:t>
      </w:r>
      <w:r w:rsidR="0091353F" w:rsidRPr="73F40AAB">
        <w:rPr>
          <w:lang w:val="en-US"/>
        </w:rPr>
        <w:t>pre</w:t>
      </w:r>
      <w:r w:rsidR="004B0A7F" w:rsidRPr="73F40AAB">
        <w:rPr>
          <w:lang w:val="en-US"/>
        </w:rPr>
        <w:t>ci</w:t>
      </w:r>
      <w:r w:rsidR="00597CE5" w:rsidRPr="73F40AAB">
        <w:rPr>
          <w:lang w:val="en-US"/>
        </w:rPr>
        <w:t>pitation nowcas</w:t>
      </w:r>
      <w:r w:rsidR="0004229C" w:rsidRPr="73F40AAB">
        <w:rPr>
          <w:lang w:val="en-US"/>
        </w:rPr>
        <w:t>ting by re</w:t>
      </w:r>
      <w:r w:rsidR="00844182" w:rsidRPr="73F40AAB">
        <w:rPr>
          <w:lang w:val="en-US"/>
        </w:rPr>
        <w:t>fo</w:t>
      </w:r>
      <w:r w:rsidR="00972C31" w:rsidRPr="73F40AAB">
        <w:rPr>
          <w:lang w:val="en-US"/>
        </w:rPr>
        <w:t xml:space="preserve">rmulating </w:t>
      </w:r>
      <w:r w:rsidR="00932A73" w:rsidRPr="73F40AAB">
        <w:rPr>
          <w:lang w:val="en-US"/>
        </w:rPr>
        <w:t xml:space="preserve">it into </w:t>
      </w:r>
      <w:r w:rsidR="00932A73">
        <w:t>sp</w:t>
      </w:r>
      <w:r w:rsidR="001D6861">
        <w:t>at</w:t>
      </w:r>
      <w:r w:rsidR="00DA3416">
        <w:t>io</w:t>
      </w:r>
      <w:r w:rsidR="0033213B">
        <w:t>te</w:t>
      </w:r>
      <w:r w:rsidR="00484AEF">
        <w:t>m</w:t>
      </w:r>
      <w:r w:rsidR="00A83BC7">
        <w:t>poral</w:t>
      </w:r>
      <w:r w:rsidR="00203A23">
        <w:t xml:space="preserve"> sequence</w:t>
      </w:r>
      <w:r w:rsidR="001C5106">
        <w:t xml:space="preserve"> forecasting. </w:t>
      </w:r>
      <w:r w:rsidR="00F62E99">
        <w:t xml:space="preserve">The </w:t>
      </w:r>
      <w:r w:rsidR="004C6466">
        <w:t xml:space="preserve">results have </w:t>
      </w:r>
      <w:r w:rsidR="00083796">
        <w:t>shown</w:t>
      </w:r>
      <w:r w:rsidR="009A42F2">
        <w:t xml:space="preserve"> that </w:t>
      </w:r>
      <w:r w:rsidR="00AB286F">
        <w:t xml:space="preserve">ConvLSTM is able to consider both </w:t>
      </w:r>
      <w:r w:rsidR="008618D3">
        <w:t>tem</w:t>
      </w:r>
      <w:r w:rsidR="00CA3A02">
        <w:t xml:space="preserve">poral </w:t>
      </w:r>
      <w:r w:rsidR="00C32ACB">
        <w:t xml:space="preserve">and spatial </w:t>
      </w:r>
      <w:r w:rsidR="00FF522C">
        <w:t>depe</w:t>
      </w:r>
      <w:r w:rsidR="00D01E5F">
        <w:t>ndenc</w:t>
      </w:r>
      <w:r w:rsidR="00050AA3">
        <w:t>ies</w:t>
      </w:r>
      <w:r w:rsidR="00412F7B">
        <w:t xml:space="preserve"> of </w:t>
      </w:r>
      <w:r w:rsidR="002A7E85">
        <w:t>preci</w:t>
      </w:r>
      <w:r w:rsidR="00B555B6">
        <w:t>pi</w:t>
      </w:r>
      <w:r w:rsidR="001C77A1">
        <w:t>tation. Some other</w:t>
      </w:r>
      <w:r w:rsidR="00350AC5">
        <w:t xml:space="preserve"> work</w:t>
      </w:r>
      <w:r w:rsidR="00113D7D">
        <w:t xml:space="preserve"> has</w:t>
      </w:r>
      <w:r w:rsidR="00331A95">
        <w:t xml:space="preserve"> been </w:t>
      </w:r>
      <w:r w:rsidR="0028387A">
        <w:t>done</w:t>
      </w:r>
      <w:r w:rsidR="00C2646D">
        <w:t xml:space="preserve"> on </w:t>
      </w:r>
      <w:r w:rsidR="00100294">
        <w:t xml:space="preserve">AI and </w:t>
      </w:r>
      <w:r w:rsidR="005A09E0">
        <w:t>ne</w:t>
      </w:r>
      <w:r w:rsidR="00052D47">
        <w:t xml:space="preserve">ural networks </w:t>
      </w:r>
      <w:r w:rsidR="00CC10B2">
        <w:t>for real-time weather</w:t>
      </w:r>
      <w:r w:rsidR="00715FB6">
        <w:t xml:space="preserve"> prediction [8]. </w:t>
      </w:r>
      <w:r w:rsidR="00A963B5">
        <w:t>Fu</w:t>
      </w:r>
      <w:r w:rsidR="00D129F2">
        <w:t>rthermore,</w:t>
      </w:r>
      <w:r w:rsidR="006F470F">
        <w:t xml:space="preserve"> Due</w:t>
      </w:r>
      <w:r w:rsidR="00A50D96">
        <w:t xml:space="preserve">ben and </w:t>
      </w:r>
      <w:r w:rsidR="00E377CC">
        <w:t>Bauer</w:t>
      </w:r>
      <w:r w:rsidR="00357908">
        <w:t xml:space="preserve"> [9] described</w:t>
      </w:r>
      <w:r w:rsidR="009934CA">
        <w:t xml:space="preserve"> the </w:t>
      </w:r>
      <w:r w:rsidR="00D14C14">
        <w:t>difficulties and po</w:t>
      </w:r>
      <w:r w:rsidR="00596721">
        <w:t xml:space="preserve">ssible solutions </w:t>
      </w:r>
      <w:r w:rsidR="00715AB6">
        <w:t xml:space="preserve">of </w:t>
      </w:r>
      <w:r w:rsidR="00CE190A">
        <w:t xml:space="preserve">the </w:t>
      </w:r>
      <w:r w:rsidR="00FC2C5C">
        <w:t xml:space="preserve">application of </w:t>
      </w:r>
      <w:r w:rsidR="006E4E3A">
        <w:t xml:space="preserve">ML in </w:t>
      </w:r>
      <w:r w:rsidR="00003A5E">
        <w:t xml:space="preserve">global </w:t>
      </w:r>
      <w:r w:rsidR="00AF53BE">
        <w:t xml:space="preserve">weather </w:t>
      </w:r>
      <w:r w:rsidR="004F4FB2">
        <w:t xml:space="preserve">and climate </w:t>
      </w:r>
      <w:r w:rsidR="00D35AB2">
        <w:t xml:space="preserve">models. </w:t>
      </w:r>
      <w:r w:rsidR="0011099D">
        <w:t>Also ne</w:t>
      </w:r>
      <w:r w:rsidR="00FF4180">
        <w:t xml:space="preserve">ural Networks have been </w:t>
      </w:r>
      <w:r w:rsidR="00280D76">
        <w:t xml:space="preserve">considered for </w:t>
      </w:r>
      <w:r w:rsidR="000C303D">
        <w:t xml:space="preserve">postprocessing </w:t>
      </w:r>
      <w:r w:rsidR="00764A9B">
        <w:t xml:space="preserve">of </w:t>
      </w:r>
      <w:r w:rsidR="00FA23F6">
        <w:t xml:space="preserve">ensemble </w:t>
      </w:r>
      <w:r w:rsidR="007D0AC6">
        <w:t xml:space="preserve">weather </w:t>
      </w:r>
      <w:r w:rsidR="00E16279">
        <w:t>predictions</w:t>
      </w:r>
      <w:r w:rsidR="00A16984">
        <w:t xml:space="preserve"> [10], which shows that </w:t>
      </w:r>
      <w:r w:rsidR="008D4A27">
        <w:t xml:space="preserve">only can machine learning </w:t>
      </w:r>
      <w:r w:rsidR="00C80AFF">
        <w:t xml:space="preserve">produce forecast itself, but </w:t>
      </w:r>
      <w:r w:rsidR="00A55D4D">
        <w:t>it can also be used to improve the existing forecast.</w:t>
      </w:r>
    </w:p>
    <w:p w14:paraId="4FB3B0D9" w14:textId="0A285783" w:rsidR="009303D9" w:rsidRPr="005B520E" w:rsidRDefault="002E55AF" w:rsidP="00ED0149">
      <w:pPr>
        <w:pStyle w:val="Heading2"/>
      </w:pPr>
      <w:r>
        <w:t>Aviation Weather Forecasting</w:t>
      </w:r>
    </w:p>
    <w:p w14:paraId="3B9449E0" w14:textId="3EF95EB5" w:rsidR="009303D9" w:rsidRDefault="00DD57CF" w:rsidP="00DD57CF">
      <w:pPr>
        <w:pStyle w:val="BodyText"/>
        <w:ind w:firstLine="0"/>
        <w:rPr>
          <w:lang w:val="en-US"/>
        </w:rPr>
      </w:pPr>
      <w:r>
        <w:rPr>
          <w:lang w:val="en-US"/>
        </w:rPr>
        <w:t>Aviat</w:t>
      </w:r>
      <w:r w:rsidR="006371B9">
        <w:rPr>
          <w:lang w:val="en-US"/>
        </w:rPr>
        <w:t>ion Weather forecast re</w:t>
      </w:r>
      <w:r w:rsidR="00550D6A">
        <w:rPr>
          <w:lang w:val="en-US"/>
        </w:rPr>
        <w:t>quires extra conditions be</w:t>
      </w:r>
      <w:r w:rsidR="004D09C7">
        <w:rPr>
          <w:lang w:val="en-US"/>
        </w:rPr>
        <w:t xml:space="preserve">cause changing </w:t>
      </w:r>
      <w:r w:rsidR="00E53A28">
        <w:rPr>
          <w:lang w:val="en-US"/>
        </w:rPr>
        <w:t xml:space="preserve">conditions in </w:t>
      </w:r>
      <w:r w:rsidR="006A4B67">
        <w:rPr>
          <w:lang w:val="en-US"/>
        </w:rPr>
        <w:t>the at</w:t>
      </w:r>
      <w:r w:rsidR="00EA5A13">
        <w:rPr>
          <w:lang w:val="en-US"/>
        </w:rPr>
        <w:t>mosphere c</w:t>
      </w:r>
      <w:r w:rsidR="00F83D1D">
        <w:rPr>
          <w:lang w:val="en-US"/>
        </w:rPr>
        <w:t>ould</w:t>
      </w:r>
      <w:r w:rsidR="007F2C74">
        <w:rPr>
          <w:lang w:val="en-US"/>
        </w:rPr>
        <w:t xml:space="preserve"> affect</w:t>
      </w:r>
      <w:r w:rsidR="00140A74">
        <w:rPr>
          <w:lang w:val="en-US"/>
        </w:rPr>
        <w:t xml:space="preserve"> the </w:t>
      </w:r>
      <w:r w:rsidR="00CB30D0">
        <w:rPr>
          <w:lang w:val="en-US"/>
        </w:rPr>
        <w:t xml:space="preserve">operation of the </w:t>
      </w:r>
      <w:r w:rsidR="009B0204">
        <w:rPr>
          <w:lang w:val="en-US"/>
        </w:rPr>
        <w:t>aircraft</w:t>
      </w:r>
      <w:r w:rsidR="00680A45">
        <w:rPr>
          <w:lang w:val="en-US"/>
        </w:rPr>
        <w:t xml:space="preserve">, the </w:t>
      </w:r>
      <w:r w:rsidR="00DB66F2">
        <w:rPr>
          <w:lang w:val="en-US"/>
        </w:rPr>
        <w:t>flight plan</w:t>
      </w:r>
      <w:r w:rsidR="006C44FA">
        <w:rPr>
          <w:lang w:val="en-US"/>
        </w:rPr>
        <w:t xml:space="preserve">, and the </w:t>
      </w:r>
      <w:r w:rsidR="00B40246">
        <w:rPr>
          <w:lang w:val="en-US"/>
        </w:rPr>
        <w:t xml:space="preserve">safety at </w:t>
      </w:r>
      <w:r w:rsidR="00F63E59">
        <w:rPr>
          <w:lang w:val="en-US"/>
        </w:rPr>
        <w:t>airports. Oo and Oo [3] have ca</w:t>
      </w:r>
      <w:r w:rsidR="001F5307">
        <w:rPr>
          <w:lang w:val="en-US"/>
        </w:rPr>
        <w:t>rried out</w:t>
      </w:r>
      <w:r w:rsidR="00B40BCF">
        <w:rPr>
          <w:lang w:val="en-US"/>
        </w:rPr>
        <w:t xml:space="preserve"> research on aviatio</w:t>
      </w:r>
      <w:r w:rsidR="00884D1C">
        <w:rPr>
          <w:lang w:val="en-US"/>
        </w:rPr>
        <w:t>n weather risks and their under</w:t>
      </w:r>
      <w:r w:rsidR="000B699A">
        <w:rPr>
          <w:lang w:val="en-US"/>
        </w:rPr>
        <w:t>ly</w:t>
      </w:r>
      <w:r w:rsidR="004D5AD1">
        <w:rPr>
          <w:lang w:val="en-US"/>
        </w:rPr>
        <w:t xml:space="preserve">ing causes in the </w:t>
      </w:r>
      <w:r w:rsidR="00C52160">
        <w:rPr>
          <w:lang w:val="en-US"/>
        </w:rPr>
        <w:t>Yangon Fli</w:t>
      </w:r>
      <w:r w:rsidR="00510020">
        <w:rPr>
          <w:lang w:val="en-US"/>
        </w:rPr>
        <w:t xml:space="preserve">ght Information Region. In their </w:t>
      </w:r>
      <w:r w:rsidR="008920A7">
        <w:rPr>
          <w:lang w:val="en-US"/>
        </w:rPr>
        <w:t>study</w:t>
      </w:r>
      <w:r w:rsidR="00F51E43">
        <w:rPr>
          <w:lang w:val="en-US"/>
        </w:rPr>
        <w:t xml:space="preserve">, </w:t>
      </w:r>
      <w:r w:rsidR="005241DF">
        <w:rPr>
          <w:lang w:val="en-US"/>
        </w:rPr>
        <w:t>thunderstorms</w:t>
      </w:r>
      <w:r w:rsidR="00F51E43">
        <w:rPr>
          <w:lang w:val="en-US"/>
        </w:rPr>
        <w:t xml:space="preserve"> </w:t>
      </w:r>
      <w:r w:rsidR="005241DF">
        <w:rPr>
          <w:lang w:val="en-US"/>
        </w:rPr>
        <w:t xml:space="preserve">and </w:t>
      </w:r>
      <w:r w:rsidR="004C1865">
        <w:rPr>
          <w:lang w:val="en-US"/>
        </w:rPr>
        <w:t xml:space="preserve">fog </w:t>
      </w:r>
      <w:r w:rsidR="007859D5">
        <w:rPr>
          <w:lang w:val="en-US"/>
        </w:rPr>
        <w:t>were identified as major weather risks</w:t>
      </w:r>
      <w:r w:rsidR="00587CD6">
        <w:rPr>
          <w:lang w:val="en-US"/>
        </w:rPr>
        <w:t xml:space="preserve"> that impact aviation operations while linking the impact of weather conditions to operations. Likewise, Gultepe </w:t>
      </w:r>
      <w:r w:rsidR="00587CD6" w:rsidRPr="00587CD6">
        <w:rPr>
          <w:i/>
          <w:iCs/>
          <w:lang w:val="en-US"/>
        </w:rPr>
        <w:t>et al</w:t>
      </w:r>
      <w:r w:rsidR="00587CD6">
        <w:rPr>
          <w:lang w:val="en-US"/>
        </w:rPr>
        <w:t>.</w:t>
      </w:r>
      <w:r w:rsidR="00B228DC">
        <w:rPr>
          <w:lang w:val="en-US"/>
        </w:rPr>
        <w:t xml:space="preserve"> [5] ana</w:t>
      </w:r>
      <w:r w:rsidR="00236844">
        <w:rPr>
          <w:lang w:val="en-US"/>
        </w:rPr>
        <w:t xml:space="preserve">lyzed high-impact weather in aviation meteorology and pointed </w:t>
      </w:r>
      <w:r w:rsidR="009B2F40">
        <w:rPr>
          <w:lang w:val="en-US"/>
        </w:rPr>
        <w:t xml:space="preserve">out the significance of accurate </w:t>
      </w:r>
      <w:r w:rsidR="00092F01">
        <w:rPr>
          <w:lang w:val="en-US"/>
        </w:rPr>
        <w:t>measurements and nowcasting.</w:t>
      </w:r>
    </w:p>
    <w:p w14:paraId="425C6592" w14:textId="62D0E3D9" w:rsidR="008F00C6" w:rsidRDefault="00731423" w:rsidP="00DD57CF">
      <w:pPr>
        <w:pStyle w:val="BodyText"/>
        <w:ind w:firstLine="0"/>
      </w:pPr>
      <w:r>
        <w:rPr>
          <w:lang w:val="en-US"/>
        </w:rPr>
        <w:t xml:space="preserve">AI has </w:t>
      </w:r>
      <w:r w:rsidR="0039197B">
        <w:rPr>
          <w:lang w:val="en-US"/>
        </w:rPr>
        <w:t xml:space="preserve">also been </w:t>
      </w:r>
      <w:r w:rsidR="00EE5866">
        <w:rPr>
          <w:lang w:val="en-US"/>
        </w:rPr>
        <w:t xml:space="preserve">studied in relation to aviation forecasting. </w:t>
      </w:r>
      <w:r w:rsidR="00610270" w:rsidRPr="008B5439">
        <w:t>Sládek</w:t>
      </w:r>
      <w:r w:rsidR="005B3324">
        <w:t xml:space="preserve"> [6] proposed an AI</w:t>
      </w:r>
      <w:r w:rsidR="0035336D">
        <w:t>-based method for autom</w:t>
      </w:r>
      <w:r w:rsidR="001A44C9">
        <w:t>ated TAFs</w:t>
      </w:r>
      <w:r w:rsidR="009C2497">
        <w:t xml:space="preserve"> looking into various machine learning </w:t>
      </w:r>
      <w:r w:rsidR="00FF6B1E">
        <w:t>techn</w:t>
      </w:r>
      <w:r w:rsidR="00276E2E">
        <w:t xml:space="preserve">iques </w:t>
      </w:r>
      <w:r w:rsidR="005D674C">
        <w:t>that can predict aviation parameters like wind speed and visibility</w:t>
      </w:r>
      <w:r w:rsidR="00487896">
        <w:t xml:space="preserve">. This </w:t>
      </w:r>
      <w:r w:rsidR="00B82C41">
        <w:t>research</w:t>
      </w:r>
      <w:r w:rsidR="0085764D">
        <w:t xml:space="preserve"> shows</w:t>
      </w:r>
      <w:r w:rsidR="00187AA6">
        <w:t xml:space="preserve"> how </w:t>
      </w:r>
      <w:r w:rsidR="00E318DF">
        <w:t xml:space="preserve">the </w:t>
      </w:r>
      <w:r w:rsidR="00DE1969">
        <w:t xml:space="preserve">methods based on AI could </w:t>
      </w:r>
      <w:r w:rsidR="00FF3DEE">
        <w:t xml:space="preserve">be used for </w:t>
      </w:r>
      <w:r w:rsidR="00A542A8">
        <w:t xml:space="preserve">automated airport forecast </w:t>
      </w:r>
      <w:r w:rsidR="00D460B6">
        <w:t>gen</w:t>
      </w:r>
      <w:r w:rsidR="00204866">
        <w:t>e</w:t>
      </w:r>
      <w:r w:rsidR="00D460B6">
        <w:t>ration.</w:t>
      </w:r>
    </w:p>
    <w:p w14:paraId="15A50A74" w14:textId="1B39E79F" w:rsidR="00840259" w:rsidRPr="00840259" w:rsidRDefault="006F6391" w:rsidP="008A0E12">
      <w:pPr>
        <w:pStyle w:val="Heading2"/>
      </w:pPr>
      <w:r>
        <w:t>Mac</w:t>
      </w:r>
      <w:r w:rsidR="00F435F7">
        <w:t>hine Learning in Aviation Prediction</w:t>
      </w:r>
    </w:p>
    <w:p w14:paraId="36A17635" w14:textId="7DF83AD9" w:rsidR="00F435F7" w:rsidRDefault="26475FB3" w:rsidP="007F7B9A">
      <w:pPr>
        <w:jc w:val="both"/>
      </w:pPr>
      <w:r>
        <w:t xml:space="preserve">  </w:t>
      </w:r>
      <w:r w:rsidR="007F7B9A">
        <w:t xml:space="preserve">ML </w:t>
      </w:r>
      <w:r w:rsidR="00C64AA1">
        <w:t>methods used for the analysis of aviation</w:t>
      </w:r>
      <w:r w:rsidR="006F59E5">
        <w:t xml:space="preserve"> predic</w:t>
      </w:r>
      <w:r w:rsidR="00B16994">
        <w:t xml:space="preserve">tion </w:t>
      </w:r>
      <w:r w:rsidR="00D448AD">
        <w:t xml:space="preserve">have </w:t>
      </w:r>
      <w:r w:rsidR="00EF6BCE">
        <w:t xml:space="preserve">included </w:t>
      </w:r>
      <w:r w:rsidR="00D62D18">
        <w:t xml:space="preserve">techniques such as </w:t>
      </w:r>
      <w:r w:rsidR="00280426">
        <w:t>Random Forest</w:t>
      </w:r>
      <w:r w:rsidR="00B16C86">
        <w:t xml:space="preserve"> (RF)</w:t>
      </w:r>
      <w:r w:rsidR="004A2983">
        <w:t xml:space="preserve">. </w:t>
      </w:r>
      <w:r w:rsidR="00AA3CCF">
        <w:t xml:space="preserve">In a paper </w:t>
      </w:r>
      <w:r w:rsidR="00E82645">
        <w:t>by Hu, Zhang</w:t>
      </w:r>
      <w:r w:rsidR="00A76A4D">
        <w:t xml:space="preserve">, and Li [11], the </w:t>
      </w:r>
      <w:r w:rsidR="00C03EE4">
        <w:t xml:space="preserve">use of RF in </w:t>
      </w:r>
      <w:r w:rsidR="002618A2">
        <w:t xml:space="preserve">flight </w:t>
      </w:r>
      <w:r w:rsidR="00070D03">
        <w:t xml:space="preserve">delay </w:t>
      </w:r>
      <w:r w:rsidR="00C75276">
        <w:t xml:space="preserve">prediction has been </w:t>
      </w:r>
      <w:r w:rsidR="006354F8">
        <w:t xml:space="preserve">examined, indicating </w:t>
      </w:r>
      <w:r w:rsidR="00BD6723">
        <w:t xml:space="preserve">the use </w:t>
      </w:r>
      <w:r w:rsidR="00217AA2">
        <w:t xml:space="preserve">of </w:t>
      </w:r>
      <w:r w:rsidR="00F06A1E">
        <w:t>ML in the f</w:t>
      </w:r>
      <w:r w:rsidR="00E9376B">
        <w:t xml:space="preserve">ield </w:t>
      </w:r>
      <w:r w:rsidR="00BF177B">
        <w:t xml:space="preserve">of </w:t>
      </w:r>
      <w:r w:rsidR="00DF48A9">
        <w:t xml:space="preserve">civil </w:t>
      </w:r>
      <w:r w:rsidR="008104E4">
        <w:t>aviation</w:t>
      </w:r>
      <w:r w:rsidR="00A73E5D">
        <w:t xml:space="preserve">. Even though this is different from </w:t>
      </w:r>
      <w:r w:rsidR="004C13AB">
        <w:t xml:space="preserve">weather prediction, </w:t>
      </w:r>
      <w:r w:rsidR="00F93C2F">
        <w:t xml:space="preserve">this study </w:t>
      </w:r>
      <w:r w:rsidR="00207219">
        <w:t>shows the broad uses of RF in avi</w:t>
      </w:r>
      <w:r w:rsidR="005C680C">
        <w:t>ation predictions.</w:t>
      </w:r>
    </w:p>
    <w:p w14:paraId="12CBC4D3" w14:textId="14C6651E" w:rsidR="00E15837" w:rsidRDefault="72C6EAFF" w:rsidP="72C6EAFF">
      <w:pPr>
        <w:jc w:val="both"/>
      </w:pPr>
      <w:r>
        <w:t xml:space="preserve">Furthermore, Boonvuen </w:t>
      </w:r>
      <w:r w:rsidRPr="72C6EAFF">
        <w:rPr>
          <w:i/>
          <w:iCs/>
        </w:rPr>
        <w:t>et al</w:t>
      </w:r>
      <w:r>
        <w:t xml:space="preserve">. [12] studied the effect of </w:t>
      </w:r>
      <w:r w:rsidRPr="72C6EAFF">
        <w:rPr>
          <w:rFonts w:eastAsia="Times New Roman"/>
        </w:rPr>
        <w:t>Global Positioning System (</w:t>
      </w:r>
      <w:r>
        <w:t>GPS) Radio Occultation and Radiance Data Assimilation on numerical weather prediction. This clearly shows how essential it is to use the right data sources in building weather predictions due to the influence of the input in the input in the prediction model.</w:t>
      </w:r>
    </w:p>
    <w:p w14:paraId="6087D4B6" w14:textId="2F61AC31" w:rsidR="003C1701" w:rsidRPr="00F435F7" w:rsidRDefault="003C1701" w:rsidP="007F7B9A">
      <w:pPr>
        <w:jc w:val="both"/>
      </w:pPr>
    </w:p>
    <w:p w14:paraId="75642939" w14:textId="7E36F184" w:rsidR="00C869FC" w:rsidRDefault="00DA187D" w:rsidP="00DA187D">
      <w:pPr>
        <w:pStyle w:val="Heading2"/>
      </w:pPr>
      <w:r>
        <w:t>Aviation Weather H</w:t>
      </w:r>
      <w:r w:rsidR="00690B17">
        <w:t>aza</w:t>
      </w:r>
      <w:r w:rsidR="00816387">
        <w:t>rds and Rese</w:t>
      </w:r>
      <w:r w:rsidR="002A22F5">
        <w:t>a</w:t>
      </w:r>
      <w:r w:rsidR="00614094">
        <w:t>rch Gap</w:t>
      </w:r>
    </w:p>
    <w:p w14:paraId="49F28DA5" w14:textId="651F428C" w:rsidR="00C722B9" w:rsidRDefault="03A1158D" w:rsidP="00C722B9">
      <w:pPr>
        <w:jc w:val="both"/>
      </w:pPr>
      <w:r>
        <w:t xml:space="preserve">  </w:t>
      </w:r>
      <w:r w:rsidR="77A2A6C1">
        <w:t xml:space="preserve"> </w:t>
      </w:r>
      <w:r w:rsidR="002F5F23">
        <w:t xml:space="preserve">Aviation </w:t>
      </w:r>
      <w:r w:rsidR="00796485">
        <w:t>Weather forecas</w:t>
      </w:r>
      <w:r w:rsidR="00A12C1A">
        <w:t>t</w:t>
      </w:r>
      <w:r w:rsidR="00796485">
        <w:t xml:space="preserve">ing </w:t>
      </w:r>
      <w:r w:rsidR="0018278F">
        <w:t>enta</w:t>
      </w:r>
      <w:r w:rsidR="003E33FB">
        <w:t>ils</w:t>
      </w:r>
      <w:r w:rsidR="00A12C1A">
        <w:t xml:space="preserve"> </w:t>
      </w:r>
      <w:r w:rsidR="00F801C5">
        <w:t xml:space="preserve">further requirements as changes in </w:t>
      </w:r>
      <w:r w:rsidR="00C82BB5">
        <w:t xml:space="preserve">atmospheric conditions can </w:t>
      </w:r>
      <w:r w:rsidR="0072579D">
        <w:t xml:space="preserve">have a </w:t>
      </w:r>
      <w:r w:rsidR="00466986">
        <w:t>dire</w:t>
      </w:r>
      <w:r w:rsidR="00222133">
        <w:t xml:space="preserve">ct </w:t>
      </w:r>
      <w:r w:rsidR="00F07A16">
        <w:t>effect on</w:t>
      </w:r>
      <w:r w:rsidR="00855767">
        <w:t xml:space="preserve"> the </w:t>
      </w:r>
      <w:r w:rsidR="00B92FEB">
        <w:t>ope</w:t>
      </w:r>
      <w:r w:rsidR="000D1794">
        <w:t xml:space="preserve">ration of </w:t>
      </w:r>
      <w:r w:rsidR="00B0365A">
        <w:t>aircraft</w:t>
      </w:r>
      <w:r w:rsidR="00BF22A2">
        <w:t xml:space="preserve">, </w:t>
      </w:r>
      <w:r w:rsidR="00351816">
        <w:t>the pla</w:t>
      </w:r>
      <w:r w:rsidR="000A02DF">
        <w:t>nning of flight</w:t>
      </w:r>
      <w:r w:rsidR="001B68DF">
        <w:t xml:space="preserve">s and </w:t>
      </w:r>
      <w:r w:rsidR="00250142">
        <w:t>airport</w:t>
      </w:r>
      <w:r w:rsidR="004754AF">
        <w:t xml:space="preserve"> safe</w:t>
      </w:r>
      <w:r w:rsidR="00F70B70">
        <w:t xml:space="preserve">ty. </w:t>
      </w:r>
      <w:r w:rsidR="007D0DEB">
        <w:t xml:space="preserve">Wang </w:t>
      </w:r>
      <w:r w:rsidR="007D0DEB" w:rsidRPr="007476BC">
        <w:rPr>
          <w:i/>
          <w:iCs/>
        </w:rPr>
        <w:t>et al</w:t>
      </w:r>
      <w:r w:rsidR="007476BC">
        <w:t>.</w:t>
      </w:r>
      <w:r w:rsidR="008559BC">
        <w:t xml:space="preserve"> [3] ex</w:t>
      </w:r>
      <w:r w:rsidR="00EC339A">
        <w:t xml:space="preserve">plored </w:t>
      </w:r>
      <w:r w:rsidR="00C9328B">
        <w:t>aviatio</w:t>
      </w:r>
      <w:r w:rsidR="00717849">
        <w:t xml:space="preserve">n weather </w:t>
      </w:r>
      <w:r w:rsidR="00DE570B">
        <w:t>ha</w:t>
      </w:r>
      <w:r w:rsidR="009D2A9B">
        <w:t>zards</w:t>
      </w:r>
      <w:r w:rsidR="00F23EA3">
        <w:t xml:space="preserve"> </w:t>
      </w:r>
      <w:r w:rsidR="00A2167E">
        <w:t xml:space="preserve">and </w:t>
      </w:r>
      <w:r w:rsidR="00385B39">
        <w:t xml:space="preserve">the </w:t>
      </w:r>
      <w:r w:rsidR="00963B06">
        <w:t>mecha</w:t>
      </w:r>
      <w:r w:rsidR="0018469D">
        <w:t xml:space="preserve">nisms behind them </w:t>
      </w:r>
      <w:r w:rsidR="00A106D3">
        <w:t xml:space="preserve">within </w:t>
      </w:r>
      <w:r w:rsidR="00A87FC8">
        <w:t>the Y</w:t>
      </w:r>
      <w:r w:rsidR="00A44963">
        <w:t>angon Flight</w:t>
      </w:r>
      <w:r w:rsidR="00257C01">
        <w:t xml:space="preserve"> Information </w:t>
      </w:r>
      <w:r w:rsidR="00522B38">
        <w:t>Re</w:t>
      </w:r>
      <w:r w:rsidR="00F8230A">
        <w:t>gion</w:t>
      </w:r>
      <w:r w:rsidR="00204194">
        <w:t xml:space="preserve">, which </w:t>
      </w:r>
      <w:r w:rsidR="009F4C4D">
        <w:t>shows</w:t>
      </w:r>
      <w:r w:rsidR="005A37B5">
        <w:t xml:space="preserve"> the </w:t>
      </w:r>
      <w:r w:rsidR="00642D1C">
        <w:t>significa</w:t>
      </w:r>
      <w:r w:rsidR="000F45BD">
        <w:t xml:space="preserve">nce </w:t>
      </w:r>
      <w:r w:rsidR="00743C28">
        <w:t xml:space="preserve">of </w:t>
      </w:r>
      <w:r w:rsidR="00AA21C0">
        <w:t xml:space="preserve">taking into </w:t>
      </w:r>
      <w:r w:rsidR="00C76249">
        <w:t xml:space="preserve">account </w:t>
      </w:r>
      <w:r w:rsidR="005F09CD">
        <w:t>weather conditions at aviation areas</w:t>
      </w:r>
      <w:r w:rsidR="006A6889">
        <w:t xml:space="preserve"> spec</w:t>
      </w:r>
      <w:r w:rsidR="00346FEA">
        <w:t xml:space="preserve">ifically. Sprenger and others’ work </w:t>
      </w:r>
      <w:r w:rsidR="008A2E31">
        <w:t>on high</w:t>
      </w:r>
      <w:r w:rsidR="00144EB2">
        <w:t>-impact</w:t>
      </w:r>
      <w:r w:rsidR="00551FA0">
        <w:t xml:space="preserve"> weather </w:t>
      </w:r>
      <w:r w:rsidR="00E720E1">
        <w:t xml:space="preserve">for </w:t>
      </w:r>
      <w:r w:rsidR="0091093D">
        <w:t xml:space="preserve">aviation </w:t>
      </w:r>
      <w:r w:rsidR="00973093">
        <w:t>me</w:t>
      </w:r>
      <w:r w:rsidR="00DD4CFC">
        <w:t>te</w:t>
      </w:r>
      <w:r w:rsidR="00B57A72">
        <w:t>or</w:t>
      </w:r>
      <w:r w:rsidR="006550E0">
        <w:t xml:space="preserve">ology [5] </w:t>
      </w:r>
      <w:r w:rsidR="004F38E7">
        <w:t xml:space="preserve">and the need </w:t>
      </w:r>
      <w:r w:rsidR="004A327F">
        <w:t xml:space="preserve">for </w:t>
      </w:r>
      <w:r w:rsidR="00296E14">
        <w:t xml:space="preserve">precise and timely </w:t>
      </w:r>
      <w:r w:rsidR="000E4176">
        <w:t xml:space="preserve">weather information for aviation </w:t>
      </w:r>
      <w:r w:rsidR="00FD764F">
        <w:t xml:space="preserve">operations also </w:t>
      </w:r>
      <w:r w:rsidR="00497312">
        <w:t>shows the significa</w:t>
      </w:r>
      <w:r w:rsidR="004218AE">
        <w:t>nce of weather forecasting for aviation. Moreover</w:t>
      </w:r>
      <w:r w:rsidR="00032598">
        <w:t>, AI</w:t>
      </w:r>
      <w:r w:rsidR="00942DB7">
        <w:t xml:space="preserve"> has been ex</w:t>
      </w:r>
      <w:r w:rsidR="00185542">
        <w:t xml:space="preserve">plored </w:t>
      </w:r>
      <w:r w:rsidR="001769D1">
        <w:t>for aviation</w:t>
      </w:r>
      <w:r w:rsidR="003525BB">
        <w:t>-specific fore</w:t>
      </w:r>
      <w:r w:rsidR="00361853">
        <w:t>casting</w:t>
      </w:r>
      <w:r w:rsidR="00230E34">
        <w:t xml:space="preserve">. </w:t>
      </w:r>
      <w:r w:rsidR="00F35739">
        <w:t>J</w:t>
      </w:r>
      <w:r w:rsidR="00E052A2">
        <w:t>eong</w:t>
      </w:r>
      <w:r w:rsidR="007C7785">
        <w:t xml:space="preserve"> [6] suggested an AI </w:t>
      </w:r>
      <w:r w:rsidR="005B057F">
        <w:t>appr</w:t>
      </w:r>
      <w:r w:rsidR="009966AF">
        <w:t>o</w:t>
      </w:r>
      <w:r w:rsidR="00FA2EA4">
        <w:t xml:space="preserve">ach to </w:t>
      </w:r>
      <w:r w:rsidR="00205955">
        <w:t>automated (TAF)</w:t>
      </w:r>
    </w:p>
    <w:p w14:paraId="614530E9" w14:textId="77777777" w:rsidR="00205955" w:rsidRDefault="00205955" w:rsidP="00C722B9">
      <w:pPr>
        <w:jc w:val="both"/>
      </w:pPr>
    </w:p>
    <w:p w14:paraId="5B775F97" w14:textId="6654112A" w:rsidR="00205955" w:rsidRDefault="72C6EAFF" w:rsidP="00C722B9">
      <w:pPr>
        <w:jc w:val="both"/>
      </w:pPr>
      <w:r>
        <w:t xml:space="preserve">Other research associated with aviation prediction concerns ML approaches, including RF. Hu, Zhang, and Li [11] explored the problem of flight delay prediction via the use of RF method, which proves the possibility of applying ensemble ML techniques to the area of civil aviation. Even though flight delay prediction is not similar to weather forecasting, this example can be used as proof of the versatility of RF approach in aviation-related problems. Moreover, Boonyuen </w:t>
      </w:r>
      <w:r w:rsidRPr="72C6EAFF">
        <w:rPr>
          <w:i/>
          <w:iCs/>
        </w:rPr>
        <w:t>et al</w:t>
      </w:r>
      <w:r>
        <w:t>.[12] researched the impact of GPS radio occultation and radiance data assimilation on Numerical Weather Prediction.</w:t>
      </w:r>
    </w:p>
    <w:p w14:paraId="5C1F1B8F" w14:textId="77777777" w:rsidR="00D32ACF" w:rsidRDefault="00D32ACF" w:rsidP="00C722B9">
      <w:pPr>
        <w:jc w:val="both"/>
      </w:pPr>
    </w:p>
    <w:p w14:paraId="574243F8" w14:textId="41DB1DEC" w:rsidR="00AF13EA" w:rsidRDefault="72C6EAFF" w:rsidP="72C6EAFF">
      <w:pPr>
        <w:jc w:val="both"/>
      </w:pPr>
      <w:r>
        <w:t xml:space="preserve">Also, weather-related risks related to particular airport climatologies need consideration. In this regard, Jayasinghe [4] explained the climatology of lightning activities over VCBI in Sri Lanka. Recent studies by Asifa </w:t>
      </w:r>
      <w:r w:rsidRPr="72C6EAFF">
        <w:rPr>
          <w:i/>
          <w:iCs/>
        </w:rPr>
        <w:t>et al</w:t>
      </w:r>
      <w:r>
        <w:t>. [13] examined lightning risk prediction for aviation safety, emphasizing lightning risk prediction for aviation safety, emphasizing the importance of weather-related risk assessments for aviation safety</w:t>
      </w:r>
      <w:ins w:id="0" w:author="Microsoft Word" w:date="2026-08-26T12:44:00Z" w16du:dateUtc="2026-08-26T19:44:00Z">
        <w:r>
          <w:t xml:space="preserve"> </w:t>
        </w:r>
      </w:ins>
      <w:r>
        <w:t>once</w:t>
      </w:r>
      <w:ins w:id="1" w:author="Microsoft Word" w:date="2026-08-26T12:44:00Z" w16du:dateUtc="2026-08-26T19:44:00Z">
        <w:r>
          <w:t xml:space="preserve"> </w:t>
        </w:r>
      </w:ins>
      <w:r>
        <w:t>again</w:t>
      </w:r>
      <w:ins w:id="2" w:author="Microsoft Word" w:date="2026-08-26T12:44:00Z" w16du:dateUtc="2026-08-26T19:44:00Z">
        <w:r>
          <w:t xml:space="preserve">. </w:t>
        </w:r>
      </w:ins>
      <w:r>
        <w:t>These</w:t>
      </w:r>
      <w:ins w:id="3" w:author="Microsoft Word" w:date="2026-08-26T12:44:00Z" w16du:dateUtc="2026-08-26T19:44:00Z">
        <w:r>
          <w:t xml:space="preserve"> </w:t>
        </w:r>
      </w:ins>
      <w:r>
        <w:t>studies</w:t>
      </w:r>
      <w:ins w:id="4" w:author="Microsoft Word" w:date="2026-08-26T12:44:00Z" w16du:dateUtc="2026-08-26T19:44:00Z">
        <w:r>
          <w:t xml:space="preserve"> </w:t>
        </w:r>
      </w:ins>
      <w:r>
        <w:t>show that</w:t>
      </w:r>
      <w:ins w:id="5" w:author="Microsoft Word" w:date="2026-08-26T12:44:00Z" w16du:dateUtc="2026-08-26T19:44:00Z">
        <w:r>
          <w:t xml:space="preserve"> </w:t>
        </w:r>
      </w:ins>
      <w:r>
        <w:t>specific weather</w:t>
      </w:r>
      <w:ins w:id="6" w:author="Microsoft Word" w:date="2026-08-26T12:44:00Z" w16du:dateUtc="2026-08-26T19:44:00Z">
        <w:r>
          <w:t xml:space="preserve"> </w:t>
        </w:r>
      </w:ins>
      <w:r>
        <w:t>information</w:t>
      </w:r>
      <w:ins w:id="7" w:author="Microsoft Word" w:date="2026-08-26T12:44:00Z" w16du:dateUtc="2026-08-26T19:44:00Z">
        <w:r>
          <w:t xml:space="preserve"> </w:t>
        </w:r>
      </w:ins>
      <w:r>
        <w:t xml:space="preserve">is </w:t>
      </w:r>
      <w:ins w:id="8" w:author="Microsoft Word" w:date="2026-08-26T12:44:00Z" w16du:dateUtc="2026-08-26T19:44:00Z">
        <w:r>
          <w:t xml:space="preserve"> </w:t>
        </w:r>
      </w:ins>
      <w:r>
        <w:t>necessary</w:t>
      </w:r>
      <w:ins w:id="9" w:author="Microsoft Word" w:date="2026-08-26T12:44:00Z" w16du:dateUtc="2026-08-26T19:44:00Z">
        <w:r>
          <w:t xml:space="preserve"> </w:t>
        </w:r>
      </w:ins>
      <w:r>
        <w:t>for aviation risks</w:t>
      </w:r>
      <w:ins w:id="10" w:author="Microsoft Word" w:date="2026-08-26T12:44:00Z" w16du:dateUtc="2026-08-26T19:44:00Z">
        <w:r>
          <w:t xml:space="preserve"> </w:t>
        </w:r>
      </w:ins>
      <w:r>
        <w:t>assessment at airports.</w:t>
      </w:r>
    </w:p>
    <w:p w14:paraId="018BEA9C" w14:textId="3A003820" w:rsidR="004A4C3C" w:rsidRDefault="004A4C3C" w:rsidP="00C722B9">
      <w:pPr>
        <w:jc w:val="both"/>
      </w:pPr>
    </w:p>
    <w:p w14:paraId="6A0A89C1" w14:textId="1DF5A87D" w:rsidR="004A4C3C" w:rsidRPr="00C722B9" w:rsidRDefault="004A4C3C" w:rsidP="00C722B9">
      <w:pPr>
        <w:jc w:val="both"/>
      </w:pPr>
      <w:r>
        <w:t xml:space="preserve">Even though some previous </w:t>
      </w:r>
      <w:r w:rsidR="008C72FD">
        <w:t xml:space="preserve">works </w:t>
      </w:r>
      <w:r w:rsidR="00AC6C7B">
        <w:t>provide good background for AI-based weather and aviation research, there are still</w:t>
      </w:r>
      <w:r w:rsidR="00675AB2">
        <w:t xml:space="preserve"> some gaps in these research </w:t>
      </w:r>
      <w:r w:rsidR="0072081F">
        <w:t>areas. W</w:t>
      </w:r>
      <w:r w:rsidR="00B82C77">
        <w:t>or</w:t>
      </w:r>
      <w:r w:rsidR="00162047">
        <w:t>ks by Sri Lankan</w:t>
      </w:r>
      <w:r w:rsidR="00B82C77">
        <w:t xml:space="preserve"> rese</w:t>
      </w:r>
      <w:r w:rsidR="003970AC">
        <w:t>arch</w:t>
      </w:r>
      <w:r w:rsidR="00E537FB">
        <w:t xml:space="preserve">ers deal mostly with </w:t>
      </w:r>
      <w:r w:rsidR="00B13373">
        <w:t>general weather forecasting and monsoon rainfall</w:t>
      </w:r>
      <w:r w:rsidR="00971831">
        <w:t xml:space="preserve"> </w:t>
      </w:r>
      <w:r w:rsidR="001E68B0">
        <w:t>fore</w:t>
      </w:r>
      <w:r w:rsidR="004A2C1F">
        <w:t>casting</w:t>
      </w:r>
      <w:r w:rsidR="00367A93">
        <w:t xml:space="preserve"> </w:t>
      </w:r>
      <w:r w:rsidR="000F16DB">
        <w:t>and monsoon rainfall fore</w:t>
      </w:r>
      <w:r w:rsidR="0049182D">
        <w:t>casting [1], [2], whereas aviation-related</w:t>
      </w:r>
      <w:r w:rsidR="00A67361">
        <w:t xml:space="preserve"> researches examine weather hazards and </w:t>
      </w:r>
      <w:r w:rsidR="00E97291">
        <w:t>automated aviation forecasting [3]</w:t>
      </w:r>
      <w:r w:rsidR="00187D4A">
        <w:t>, [6]</w:t>
      </w:r>
      <w:r w:rsidR="00253BE6">
        <w:t xml:space="preserve">. Also, DL and </w:t>
      </w:r>
      <w:r w:rsidR="0038616E">
        <w:t>and ML</w:t>
      </w:r>
      <w:r w:rsidR="00CA3FCF">
        <w:t xml:space="preserve"> </w:t>
      </w:r>
      <w:r w:rsidR="00635F8C">
        <w:t>rese</w:t>
      </w:r>
      <w:r w:rsidR="00132412">
        <w:t>arch</w:t>
      </w:r>
      <w:r w:rsidR="00C37A25">
        <w:t xml:space="preserve">es </w:t>
      </w:r>
      <w:r w:rsidR="009329B5">
        <w:t xml:space="preserve">demonstrate the </w:t>
      </w:r>
      <w:r w:rsidR="00FB4FB2">
        <w:lastRenderedPageBreak/>
        <w:t xml:space="preserve">value </w:t>
      </w:r>
      <w:r w:rsidR="00AC2BBE">
        <w:t xml:space="preserve">of </w:t>
      </w:r>
      <w:r w:rsidR="000A62B9">
        <w:t>tem</w:t>
      </w:r>
      <w:r w:rsidR="0015104F">
        <w:t>po</w:t>
      </w:r>
      <w:r w:rsidR="00145EFE">
        <w:t xml:space="preserve">ral and </w:t>
      </w:r>
      <w:r w:rsidR="00FE508D">
        <w:t xml:space="preserve">spatiotemporal </w:t>
      </w:r>
      <w:r w:rsidR="00B33A85">
        <w:t>models for weather</w:t>
      </w:r>
      <w:r w:rsidR="00471D88">
        <w:t xml:space="preserve"> </w:t>
      </w:r>
      <w:r w:rsidR="00C73161">
        <w:t xml:space="preserve">prediction </w:t>
      </w:r>
      <w:r w:rsidR="00D54595">
        <w:t xml:space="preserve">[7], [9], and </w:t>
      </w:r>
      <w:r w:rsidR="00E855FE">
        <w:t>atmo</w:t>
      </w:r>
      <w:r w:rsidR="005E3C28">
        <w:t>spheric data</w:t>
      </w:r>
      <w:r w:rsidR="001E3205">
        <w:t xml:space="preserve"> assim</w:t>
      </w:r>
      <w:r w:rsidR="0007557B">
        <w:t>ilation researches prove the nece</w:t>
      </w:r>
      <w:r w:rsidR="00AF725C">
        <w:t>ss</w:t>
      </w:r>
      <w:r w:rsidR="00662D17">
        <w:t>ity of appropriate mete</w:t>
      </w:r>
      <w:r w:rsidR="0009529E">
        <w:t>orological</w:t>
      </w:r>
      <w:r w:rsidR="00BC24BB">
        <w:t xml:space="preserve"> o</w:t>
      </w:r>
      <w:r w:rsidR="00757AA1">
        <w:t>bservations</w:t>
      </w:r>
      <w:r w:rsidR="00765844">
        <w:t xml:space="preserve"> [12]. How</w:t>
      </w:r>
      <w:r w:rsidR="002D733B">
        <w:t>ever, the re</w:t>
      </w:r>
      <w:r w:rsidR="008C65DE">
        <w:t>view</w:t>
      </w:r>
      <w:r w:rsidR="000E6D5C">
        <w:t>ed works</w:t>
      </w:r>
      <w:r w:rsidR="002618E8">
        <w:t xml:space="preserve"> do not direc</w:t>
      </w:r>
      <w:r w:rsidR="0098371E">
        <w:t xml:space="preserve">tly address the </w:t>
      </w:r>
      <w:r w:rsidR="00F65577">
        <w:t>joint prediction of temperature</w:t>
      </w:r>
      <w:r w:rsidR="00CD671C">
        <w:t xml:space="preserve">, atmospheric pressure, and </w:t>
      </w:r>
      <w:r w:rsidR="00987430">
        <w:t>RH at VCBI in the conditions of Sri Lankan Monsoon.</w:t>
      </w:r>
    </w:p>
    <w:p w14:paraId="264F2158" w14:textId="77777777" w:rsidR="004E12D4" w:rsidRPr="005B520E" w:rsidRDefault="004E12D4" w:rsidP="006069D8">
      <w:pPr>
        <w:pStyle w:val="BodyText"/>
        <w:ind w:firstLine="0"/>
      </w:pPr>
    </w:p>
    <w:p w14:paraId="42E2F66F" w14:textId="55F404D3" w:rsidR="009303D9" w:rsidRDefault="000D0946" w:rsidP="006B6B66">
      <w:pPr>
        <w:pStyle w:val="Heading1"/>
      </w:pPr>
      <w:r>
        <w:t>methodology</w:t>
      </w:r>
    </w:p>
    <w:p w14:paraId="1359E582" w14:textId="481C8355" w:rsidR="009303D9" w:rsidRDefault="1A8F8752" w:rsidP="00ED0149">
      <w:pPr>
        <w:pStyle w:val="Heading2"/>
      </w:pPr>
      <w:r>
        <w:t xml:space="preserve">Overall Research </w:t>
      </w:r>
      <w:r w:rsidR="145ADAFC">
        <w:t>Framework</w:t>
      </w:r>
    </w:p>
    <w:p w14:paraId="7AC6604C" w14:textId="4E0E126E" w:rsidR="009303D9" w:rsidRPr="005B520E" w:rsidRDefault="17268DD0" w:rsidP="001A265D">
      <w:pPr>
        <w:pStyle w:val="BodyText"/>
        <w:ind w:firstLine="0"/>
      </w:pPr>
      <w:r w:rsidRPr="17268DD0">
        <w:rPr>
          <w:lang w:val="en-US"/>
        </w:rPr>
        <w:t xml:space="preserve"> </w:t>
      </w:r>
      <w:r w:rsidR="017B34D2" w:rsidRPr="017B34D2">
        <w:rPr>
          <w:lang w:val="en-US"/>
        </w:rPr>
        <w:t xml:space="preserve">The </w:t>
      </w:r>
      <w:r w:rsidR="78F59CC3" w:rsidRPr="78F59CC3">
        <w:rPr>
          <w:lang w:val="en-US"/>
        </w:rPr>
        <w:t>methodology</w:t>
      </w:r>
      <w:r w:rsidR="017B34D2" w:rsidRPr="017B34D2">
        <w:rPr>
          <w:lang w:val="en-US"/>
        </w:rPr>
        <w:t xml:space="preserve"> is </w:t>
      </w:r>
      <w:r w:rsidR="58051DCF" w:rsidRPr="58051DCF">
        <w:rPr>
          <w:lang w:val="en-US"/>
        </w:rPr>
        <w:t xml:space="preserve">implemented </w:t>
      </w:r>
      <w:r w:rsidR="5120B689" w:rsidRPr="5120B689">
        <w:rPr>
          <w:lang w:val="en-US"/>
        </w:rPr>
        <w:t>using a</w:t>
      </w:r>
      <w:r w:rsidR="65BCAF32" w:rsidRPr="65BCAF32">
        <w:rPr>
          <w:lang w:val="en-US"/>
        </w:rPr>
        <w:t xml:space="preserve"> modular</w:t>
      </w:r>
      <w:r w:rsidR="5D974389" w:rsidRPr="5D974389">
        <w:rPr>
          <w:lang w:val="en-US"/>
        </w:rPr>
        <w:t xml:space="preserve"> </w:t>
      </w:r>
      <w:r w:rsidR="5FF5F81E" w:rsidRPr="5FF5F81E">
        <w:rPr>
          <w:lang w:val="en-US"/>
        </w:rPr>
        <w:t xml:space="preserve">framework </w:t>
      </w:r>
      <w:r w:rsidR="7F533CAB" w:rsidRPr="7F533CAB">
        <w:rPr>
          <w:lang w:val="en-US"/>
        </w:rPr>
        <w:t xml:space="preserve">that </w:t>
      </w:r>
      <w:r w:rsidR="1B7F392E" w:rsidRPr="1B7F392E">
        <w:rPr>
          <w:lang w:val="en-US"/>
        </w:rPr>
        <w:t xml:space="preserve">involves data </w:t>
      </w:r>
      <w:r w:rsidR="465E25E7" w:rsidRPr="465E25E7">
        <w:rPr>
          <w:lang w:val="en-US"/>
        </w:rPr>
        <w:t xml:space="preserve">acquisition, pre-processing, feature </w:t>
      </w:r>
      <w:r w:rsidR="53EAFB02" w:rsidRPr="53EAFB02">
        <w:rPr>
          <w:lang w:val="en-US"/>
        </w:rPr>
        <w:t>engineering</w:t>
      </w:r>
      <w:r w:rsidR="1AC0ECAF" w:rsidRPr="1AC0ECAF">
        <w:rPr>
          <w:lang w:val="en-US"/>
        </w:rPr>
        <w:t xml:space="preserve">, </w:t>
      </w:r>
      <w:r w:rsidR="72DF0826" w:rsidRPr="72DF0826">
        <w:rPr>
          <w:lang w:val="en-US"/>
        </w:rPr>
        <w:t>modeling,</w:t>
      </w:r>
      <w:r w:rsidR="4C7A7A5F" w:rsidRPr="4C7A7A5F">
        <w:rPr>
          <w:lang w:val="en-US"/>
        </w:rPr>
        <w:t xml:space="preserve"> short term forecasting,</w:t>
      </w:r>
      <w:r w:rsidR="5119E983" w:rsidRPr="5119E983">
        <w:rPr>
          <w:lang w:val="en-US"/>
        </w:rPr>
        <w:t xml:space="preserve"> </w:t>
      </w:r>
      <w:r w:rsidR="4C7A7A5F" w:rsidRPr="4C7A7A5F">
        <w:rPr>
          <w:lang w:val="en-US"/>
        </w:rPr>
        <w:t xml:space="preserve">physical validation </w:t>
      </w:r>
      <w:r w:rsidR="26271C86" w:rsidRPr="26271C86">
        <w:rPr>
          <w:lang w:val="en-US"/>
        </w:rPr>
        <w:t xml:space="preserve">of forecasts, </w:t>
      </w:r>
      <w:r w:rsidR="71399321" w:rsidRPr="71399321">
        <w:rPr>
          <w:lang w:val="en-US"/>
        </w:rPr>
        <w:t xml:space="preserve">and model </w:t>
      </w:r>
      <w:r w:rsidR="5CA54730" w:rsidRPr="5CA54730">
        <w:rPr>
          <w:lang w:val="en-US"/>
        </w:rPr>
        <w:t xml:space="preserve">maintenance. </w:t>
      </w:r>
      <w:r w:rsidR="7C7E66B1" w:rsidRPr="7C7E66B1">
        <w:rPr>
          <w:lang w:val="en-US"/>
        </w:rPr>
        <w:t xml:space="preserve">Past VCBI observations are employed to build the forecasting models, </w:t>
      </w:r>
      <w:r w:rsidR="6A31EBBA" w:rsidRPr="6A31EBBA">
        <w:rPr>
          <w:lang w:val="en-US"/>
        </w:rPr>
        <w:t xml:space="preserve">while current METAR </w:t>
      </w:r>
      <w:r w:rsidR="4F345183" w:rsidRPr="4F345183">
        <w:rPr>
          <w:lang w:val="en-US"/>
        </w:rPr>
        <w:t xml:space="preserve">observations are used </w:t>
      </w:r>
      <w:r w:rsidR="77C7E1DD" w:rsidRPr="77C7E1DD">
        <w:rPr>
          <w:lang w:val="en-US"/>
        </w:rPr>
        <w:t xml:space="preserve">to do </w:t>
      </w:r>
      <w:r w:rsidR="7F9077CD" w:rsidRPr="7F9077CD">
        <w:rPr>
          <w:lang w:val="en-US"/>
        </w:rPr>
        <w:t xml:space="preserve">real-time </w:t>
      </w:r>
      <w:r w:rsidR="43394A43" w:rsidRPr="43394A43">
        <w:rPr>
          <w:lang w:val="en-US"/>
        </w:rPr>
        <w:t xml:space="preserve">inference and </w:t>
      </w:r>
      <w:r w:rsidR="2811FAF0" w:rsidRPr="2811FAF0">
        <w:rPr>
          <w:lang w:val="en-US"/>
        </w:rPr>
        <w:t xml:space="preserve">validation of </w:t>
      </w:r>
      <w:r w:rsidR="4A8D8A45" w:rsidRPr="4A8D8A45">
        <w:rPr>
          <w:lang w:val="en-US"/>
        </w:rPr>
        <w:t>forecasts</w:t>
      </w:r>
      <w:r w:rsidR="5C091B27" w:rsidRPr="5C091B27">
        <w:rPr>
          <w:lang w:val="en-US"/>
        </w:rPr>
        <w:t xml:space="preserve">. </w:t>
      </w:r>
      <w:r w:rsidR="1A620574" w:rsidRPr="1A620574">
        <w:rPr>
          <w:lang w:val="en-US"/>
        </w:rPr>
        <w:t xml:space="preserve">The key forecasting </w:t>
      </w:r>
      <w:r w:rsidR="11762410" w:rsidRPr="11762410">
        <w:rPr>
          <w:lang w:val="en-US"/>
        </w:rPr>
        <w:t xml:space="preserve">period is </w:t>
      </w:r>
      <w:r w:rsidR="5BAB5F8B" w:rsidRPr="5BAB5F8B">
        <w:rPr>
          <w:lang w:val="en-US"/>
        </w:rPr>
        <w:t>T+</w:t>
      </w:r>
      <w:r w:rsidR="165F18A2" w:rsidRPr="165F18A2">
        <w:rPr>
          <w:lang w:val="en-US"/>
        </w:rPr>
        <w:t xml:space="preserve">3 where </w:t>
      </w:r>
      <w:r w:rsidR="5793FA39" w:rsidRPr="5793FA39">
        <w:rPr>
          <w:lang w:val="en-US"/>
        </w:rPr>
        <w:t xml:space="preserve">the </w:t>
      </w:r>
      <w:r w:rsidR="0EAAA420" w:rsidRPr="0EAAA420">
        <w:rPr>
          <w:lang w:val="en-US"/>
        </w:rPr>
        <w:t xml:space="preserve">wind forecast is T+1 </w:t>
      </w:r>
      <w:r w:rsidR="33FFA0D9" w:rsidRPr="33FFA0D9">
        <w:rPr>
          <w:lang w:val="en-US"/>
        </w:rPr>
        <w:t xml:space="preserve">as well. </w:t>
      </w:r>
    </w:p>
    <w:p w14:paraId="27694D08" w14:textId="20D7F5A8" w:rsidR="009303D9" w:rsidRDefault="113CFD62" w:rsidP="00ED0149">
      <w:pPr>
        <w:pStyle w:val="Heading2"/>
      </w:pPr>
      <w:r>
        <w:t>Dataset and  Proprocessing</w:t>
      </w:r>
    </w:p>
    <w:p w14:paraId="045D3295" w14:textId="68327622" w:rsidR="4F345183" w:rsidRDefault="4A84ED1B" w:rsidP="25F95F20">
      <w:pPr>
        <w:pStyle w:val="bulletlist"/>
        <w:numPr>
          <w:ilvl w:val="0"/>
          <w:numId w:val="0"/>
        </w:numPr>
        <w:rPr>
          <w:lang w:val="en-US"/>
        </w:rPr>
      </w:pPr>
      <w:r w:rsidRPr="4A84ED1B">
        <w:rPr>
          <w:lang w:val="en-US"/>
        </w:rPr>
        <w:t xml:space="preserve">  </w:t>
      </w:r>
      <w:r w:rsidR="7F9077CD" w:rsidRPr="7F9077CD">
        <w:rPr>
          <w:lang w:val="en-US"/>
        </w:rPr>
        <w:t xml:space="preserve"> Past </w:t>
      </w:r>
      <w:r w:rsidR="29CEC842" w:rsidRPr="29CEC842">
        <w:rPr>
          <w:lang w:val="en-US"/>
        </w:rPr>
        <w:t>meteorology</w:t>
      </w:r>
      <w:r w:rsidR="43394A43" w:rsidRPr="43394A43">
        <w:rPr>
          <w:lang w:val="en-US"/>
        </w:rPr>
        <w:t xml:space="preserve"> </w:t>
      </w:r>
      <w:r w:rsidR="450BF821" w:rsidRPr="450BF821">
        <w:rPr>
          <w:lang w:val="en-US"/>
        </w:rPr>
        <w:t xml:space="preserve">data </w:t>
      </w:r>
      <w:r w:rsidR="4A8D8A45" w:rsidRPr="4A8D8A45">
        <w:rPr>
          <w:lang w:val="en-US"/>
        </w:rPr>
        <w:t xml:space="preserve">obtained from </w:t>
      </w:r>
      <w:r w:rsidR="5C091B27" w:rsidRPr="5C091B27">
        <w:rPr>
          <w:lang w:val="en-US"/>
        </w:rPr>
        <w:t xml:space="preserve">VCBI are primary </w:t>
      </w:r>
      <w:r w:rsidR="74E1190D" w:rsidRPr="74E1190D">
        <w:rPr>
          <w:lang w:val="en-US"/>
        </w:rPr>
        <w:t>source</w:t>
      </w:r>
      <w:r w:rsidR="1A620574" w:rsidRPr="1A620574">
        <w:rPr>
          <w:lang w:val="en-US"/>
        </w:rPr>
        <w:t xml:space="preserve"> of </w:t>
      </w:r>
      <w:r w:rsidR="11762410" w:rsidRPr="11762410">
        <w:rPr>
          <w:lang w:val="en-US"/>
        </w:rPr>
        <w:t>training data</w:t>
      </w:r>
      <w:r w:rsidR="5BAB5F8B" w:rsidRPr="5BAB5F8B">
        <w:rPr>
          <w:lang w:val="en-US"/>
        </w:rPr>
        <w:t>.</w:t>
      </w:r>
      <w:r w:rsidR="165F18A2" w:rsidRPr="165F18A2">
        <w:rPr>
          <w:lang w:val="en-US"/>
        </w:rPr>
        <w:t xml:space="preserve"> </w:t>
      </w:r>
      <w:r w:rsidR="0EAAA420" w:rsidRPr="0EAAA420">
        <w:rPr>
          <w:lang w:val="en-US"/>
        </w:rPr>
        <w:t xml:space="preserve">The temperature &amp; </w:t>
      </w:r>
      <w:r w:rsidR="68B13693" w:rsidRPr="68B13693">
        <w:rPr>
          <w:lang w:val="en-US"/>
        </w:rPr>
        <w:t xml:space="preserve">pressure </w:t>
      </w:r>
      <w:r w:rsidR="1480C375" w:rsidRPr="1480C375">
        <w:rPr>
          <w:lang w:val="en-US"/>
        </w:rPr>
        <w:t xml:space="preserve">model </w:t>
      </w:r>
      <w:r w:rsidR="578D2822" w:rsidRPr="578D2822">
        <w:rPr>
          <w:lang w:val="en-US"/>
        </w:rPr>
        <w:t>utilizes over 120</w:t>
      </w:r>
      <w:r w:rsidR="7B0BBBA4" w:rsidRPr="7B0BBBA4">
        <w:rPr>
          <w:lang w:val="en-US"/>
        </w:rPr>
        <w:t xml:space="preserve">,000 </w:t>
      </w:r>
      <w:r w:rsidR="19CF94E4" w:rsidRPr="19CF94E4">
        <w:rPr>
          <w:lang w:val="en-US"/>
        </w:rPr>
        <w:t xml:space="preserve">past data samples </w:t>
      </w:r>
      <w:r w:rsidR="21B47C8B" w:rsidRPr="21B47C8B">
        <w:rPr>
          <w:lang w:val="en-US"/>
        </w:rPr>
        <w:t xml:space="preserve">for the </w:t>
      </w:r>
      <w:r w:rsidR="4AFD6EF0" w:rsidRPr="4AFD6EF0">
        <w:rPr>
          <w:lang w:val="en-US"/>
        </w:rPr>
        <w:t>period 2019-</w:t>
      </w:r>
      <w:r w:rsidR="088B476B" w:rsidRPr="088B476B">
        <w:rPr>
          <w:lang w:val="en-US"/>
        </w:rPr>
        <w:t>2026</w:t>
      </w:r>
      <w:r w:rsidR="1A12398F" w:rsidRPr="1A12398F">
        <w:rPr>
          <w:lang w:val="en-US"/>
        </w:rPr>
        <w:t xml:space="preserve">. </w:t>
      </w:r>
      <w:r w:rsidR="3B9188EE" w:rsidRPr="3B9188EE">
        <w:rPr>
          <w:lang w:val="en-US"/>
        </w:rPr>
        <w:t xml:space="preserve">Current METAR weather </w:t>
      </w:r>
      <w:r w:rsidR="3B77D1D2" w:rsidRPr="3B77D1D2">
        <w:rPr>
          <w:lang w:val="en-US"/>
        </w:rPr>
        <w:t>date</w:t>
      </w:r>
      <w:r w:rsidR="3B9188EE" w:rsidRPr="3B9188EE">
        <w:rPr>
          <w:lang w:val="en-US"/>
        </w:rPr>
        <w:t xml:space="preserve"> are </w:t>
      </w:r>
      <w:r w:rsidR="471409F8" w:rsidRPr="471409F8">
        <w:rPr>
          <w:lang w:val="en-US"/>
        </w:rPr>
        <w:t>obtained from the Aviation Weather</w:t>
      </w:r>
      <w:r w:rsidR="5DCBE6FC" w:rsidRPr="5DCBE6FC">
        <w:rPr>
          <w:lang w:val="en-US"/>
        </w:rPr>
        <w:t xml:space="preserve"> Center Website,</w:t>
      </w:r>
      <w:r w:rsidR="69BA7A38" w:rsidRPr="69BA7A38">
        <w:rPr>
          <w:lang w:val="en-US"/>
        </w:rPr>
        <w:t xml:space="preserve"> extracted</w:t>
      </w:r>
      <w:r w:rsidR="21E2BEF8" w:rsidRPr="21E2BEF8">
        <w:rPr>
          <w:lang w:val="en-US"/>
        </w:rPr>
        <w:t xml:space="preserve">, </w:t>
      </w:r>
      <w:r w:rsidR="717AD2C6" w:rsidRPr="717AD2C6">
        <w:rPr>
          <w:lang w:val="en-US"/>
        </w:rPr>
        <w:t xml:space="preserve">and then </w:t>
      </w:r>
      <w:r w:rsidR="167330AF" w:rsidRPr="167330AF">
        <w:rPr>
          <w:lang w:val="en-US"/>
        </w:rPr>
        <w:t xml:space="preserve">stored locally in an </w:t>
      </w:r>
      <w:r w:rsidR="08120986" w:rsidRPr="08120986">
        <w:rPr>
          <w:lang w:val="en-US"/>
        </w:rPr>
        <w:t>SQLite database</w:t>
      </w:r>
      <w:r w:rsidR="011B0236" w:rsidRPr="011B0236">
        <w:rPr>
          <w:lang w:val="en-US"/>
        </w:rPr>
        <w:t>.</w:t>
      </w:r>
      <w:r w:rsidR="1B27E6AB" w:rsidRPr="1B27E6AB">
        <w:rPr>
          <w:lang w:val="en-US"/>
        </w:rPr>
        <w:t xml:space="preserve"> Some of the </w:t>
      </w:r>
      <w:r w:rsidR="1B1EE08D" w:rsidRPr="1B1EE08D">
        <w:rPr>
          <w:lang w:val="en-US"/>
        </w:rPr>
        <w:t>preprocessing</w:t>
      </w:r>
      <w:r w:rsidR="53EF27F4" w:rsidRPr="53EF27F4">
        <w:rPr>
          <w:lang w:val="en-US"/>
        </w:rPr>
        <w:t xml:space="preserve"> </w:t>
      </w:r>
      <w:r w:rsidR="267FDF54" w:rsidRPr="267FDF54">
        <w:rPr>
          <w:lang w:val="en-US"/>
        </w:rPr>
        <w:t>techniques</w:t>
      </w:r>
      <w:r w:rsidR="5C608A55" w:rsidRPr="5C608A55">
        <w:rPr>
          <w:lang w:val="en-US"/>
        </w:rPr>
        <w:t xml:space="preserve"> used are</w:t>
      </w:r>
      <w:r w:rsidR="48C639B7" w:rsidRPr="48C639B7">
        <w:rPr>
          <w:lang w:val="en-US"/>
        </w:rPr>
        <w:t xml:space="preserve"> </w:t>
      </w:r>
      <w:r w:rsidR="3FDCA11F" w:rsidRPr="3FDCA11F">
        <w:rPr>
          <w:lang w:val="en-US"/>
        </w:rPr>
        <w:t xml:space="preserve">chronological ordering, </w:t>
      </w:r>
      <w:r w:rsidR="66A4B524" w:rsidRPr="66A4B524">
        <w:rPr>
          <w:lang w:val="en-US"/>
        </w:rPr>
        <w:t>deduplication, handling</w:t>
      </w:r>
      <w:r w:rsidR="23388309" w:rsidRPr="23388309">
        <w:rPr>
          <w:lang w:val="en-US"/>
        </w:rPr>
        <w:t xml:space="preserve"> missing data, </w:t>
      </w:r>
      <w:r w:rsidR="5DB09F77" w:rsidRPr="5DB09F77">
        <w:rPr>
          <w:lang w:val="en-US"/>
        </w:rPr>
        <w:t>temporal</w:t>
      </w:r>
      <w:r w:rsidR="7A22C7A5" w:rsidRPr="7A22C7A5">
        <w:rPr>
          <w:lang w:val="en-US"/>
        </w:rPr>
        <w:t xml:space="preserve"> feature extraction,</w:t>
      </w:r>
      <w:r w:rsidR="44D00B56" w:rsidRPr="44D00B56">
        <w:rPr>
          <w:lang w:val="en-US"/>
        </w:rPr>
        <w:t xml:space="preserve"> and dataset </w:t>
      </w:r>
      <w:r w:rsidR="31681641" w:rsidRPr="31681641">
        <w:rPr>
          <w:lang w:val="en-US"/>
        </w:rPr>
        <w:t xml:space="preserve">preparation for </w:t>
      </w:r>
      <w:r w:rsidR="29DD6930" w:rsidRPr="29DD6930">
        <w:rPr>
          <w:lang w:val="en-US"/>
        </w:rPr>
        <w:t>particular</w:t>
      </w:r>
      <w:r w:rsidR="37B1675A" w:rsidRPr="37B1675A">
        <w:rPr>
          <w:lang w:val="en-US"/>
        </w:rPr>
        <w:t xml:space="preserve"> models</w:t>
      </w:r>
      <w:r w:rsidR="6825B314" w:rsidRPr="6825B314">
        <w:rPr>
          <w:lang w:val="en-US"/>
        </w:rPr>
        <w:t xml:space="preserve">. When </w:t>
      </w:r>
      <w:r w:rsidR="65C56AF0" w:rsidRPr="65C56AF0">
        <w:rPr>
          <w:lang w:val="en-US"/>
        </w:rPr>
        <w:t xml:space="preserve">necessary, </w:t>
      </w:r>
      <w:r w:rsidR="6F85A0C0" w:rsidRPr="6F85A0C0">
        <w:rPr>
          <w:lang w:val="en-US"/>
        </w:rPr>
        <w:t>Min</w:t>
      </w:r>
      <w:r w:rsidR="360E595E" w:rsidRPr="360E595E">
        <w:rPr>
          <w:lang w:val="en-US"/>
        </w:rPr>
        <w:t>-</w:t>
      </w:r>
      <w:r w:rsidR="5B32BDF0" w:rsidRPr="5B32BDF0">
        <w:rPr>
          <w:lang w:val="en-US"/>
        </w:rPr>
        <w:t>Max</w:t>
      </w:r>
      <w:r w:rsidR="721307A3" w:rsidRPr="721307A3">
        <w:rPr>
          <w:lang w:val="en-US"/>
        </w:rPr>
        <w:t xml:space="preserve"> normalization is </w:t>
      </w:r>
      <w:r w:rsidR="4B86F2F0" w:rsidRPr="4B86F2F0">
        <w:rPr>
          <w:lang w:val="en-US"/>
        </w:rPr>
        <w:t xml:space="preserve">used. The training and test </w:t>
      </w:r>
      <w:r w:rsidR="6C50E5D4" w:rsidRPr="6C50E5D4">
        <w:rPr>
          <w:lang w:val="en-US"/>
        </w:rPr>
        <w:t xml:space="preserve">datasets are </w:t>
      </w:r>
      <w:r w:rsidR="79516B36" w:rsidRPr="79516B36">
        <w:rPr>
          <w:lang w:val="en-US"/>
        </w:rPr>
        <w:t>separated chronologically without shuffling.</w:t>
      </w:r>
    </w:p>
    <w:p w14:paraId="33A5E5AF" w14:textId="7D9B53C1" w:rsidR="08DA70B2" w:rsidRDefault="08DA70B2" w:rsidP="52137208">
      <w:pPr>
        <w:pStyle w:val="Heading3"/>
        <w:numPr>
          <w:ilvl w:val="0"/>
          <w:numId w:val="0"/>
        </w:numPr>
      </w:pPr>
    </w:p>
    <w:p w14:paraId="60F89499" w14:textId="4A3EC6F6" w:rsidR="009303D9" w:rsidRDefault="656DBB30" w:rsidP="00ED0149">
      <w:pPr>
        <w:pStyle w:val="Heading2"/>
      </w:pPr>
      <w:r>
        <w:t xml:space="preserve">Feature </w:t>
      </w:r>
      <w:r w:rsidR="2638BA9F">
        <w:t>Engineering</w:t>
      </w:r>
    </w:p>
    <w:p w14:paraId="4C3B3486" w14:textId="4C67193B" w:rsidR="2F3C2F02" w:rsidRDefault="4445EDB8" w:rsidP="0C81C46C">
      <w:pPr>
        <w:pStyle w:val="bulletlist"/>
        <w:numPr>
          <w:ilvl w:val="0"/>
          <w:numId w:val="0"/>
        </w:numPr>
        <w:rPr>
          <w:lang w:val="en-US"/>
        </w:rPr>
      </w:pPr>
      <w:r w:rsidRPr="4445EDB8">
        <w:rPr>
          <w:lang w:val="en-US"/>
        </w:rPr>
        <w:t xml:space="preserve">  </w:t>
      </w:r>
      <w:r w:rsidR="2F3C2F02" w:rsidRPr="2F3C2F02">
        <w:rPr>
          <w:lang w:val="en-US"/>
        </w:rPr>
        <w:t xml:space="preserve">Feature Engineering is done based on the physical and </w:t>
      </w:r>
      <w:r w:rsidR="1AD6F740" w:rsidRPr="1AD6F740">
        <w:rPr>
          <w:lang w:val="en-US"/>
        </w:rPr>
        <w:t>temporal</w:t>
      </w:r>
      <w:r w:rsidR="5C898DCE" w:rsidRPr="5C898DCE">
        <w:rPr>
          <w:lang w:val="en-US"/>
        </w:rPr>
        <w:t xml:space="preserve"> properties</w:t>
      </w:r>
      <w:r w:rsidR="17977B55" w:rsidRPr="17977B55">
        <w:rPr>
          <w:lang w:val="en-US"/>
        </w:rPr>
        <w:t xml:space="preserve"> of</w:t>
      </w:r>
      <w:r w:rsidR="2F3C2F02" w:rsidRPr="2F3C2F02">
        <w:rPr>
          <w:lang w:val="en-US"/>
        </w:rPr>
        <w:t xml:space="preserve"> </w:t>
      </w:r>
      <w:r w:rsidR="3685CDB2" w:rsidRPr="3685CDB2">
        <w:rPr>
          <w:lang w:val="en-US"/>
        </w:rPr>
        <w:t>each feature.</w:t>
      </w:r>
      <w:r w:rsidR="2F3C2F02" w:rsidRPr="2F3C2F02">
        <w:rPr>
          <w:lang w:val="en-US"/>
        </w:rPr>
        <w:t xml:space="preserve"> For</w:t>
      </w:r>
      <w:r w:rsidR="1AD6F740" w:rsidRPr="1AD6F740">
        <w:rPr>
          <w:lang w:val="en-US"/>
        </w:rPr>
        <w:t xml:space="preserve"> the</w:t>
      </w:r>
      <w:r w:rsidR="2F3C2F02" w:rsidRPr="2F3C2F02">
        <w:rPr>
          <w:lang w:val="en-US"/>
        </w:rPr>
        <w:t xml:space="preserve"> Temperature</w:t>
      </w:r>
      <w:r w:rsidR="43701DBC" w:rsidRPr="43701DBC">
        <w:rPr>
          <w:lang w:val="en-US"/>
        </w:rPr>
        <w:t xml:space="preserve"> and </w:t>
      </w:r>
      <w:r w:rsidR="2F3C2F02" w:rsidRPr="2F3C2F02">
        <w:rPr>
          <w:lang w:val="en-US"/>
        </w:rPr>
        <w:t xml:space="preserve">Pressure feature, it utilizes lagged meteorological features and </w:t>
      </w:r>
      <w:r w:rsidR="0790EE8E" w:rsidRPr="0790EE8E">
        <w:rPr>
          <w:lang w:val="en-US"/>
        </w:rPr>
        <w:t>6 hours</w:t>
      </w:r>
      <w:r w:rsidR="2F3C2F02" w:rsidRPr="2F3C2F02">
        <w:rPr>
          <w:lang w:val="en-US"/>
        </w:rPr>
        <w:t xml:space="preserve"> window for Long Short-Term Memory (LSTM) computations. Wind feature system encodes wind direction through sine and cosine transformation with lagged and momentum features. Cloud and Visibility feature system generates dew point depression, temperature-RH interaction, wind speed-RH interaction, QNH-wind interaction, squaring of RH values, and encoding of present weather conditions. </w:t>
      </w:r>
      <w:r w:rsidR="48752BD9" w:rsidRPr="48752BD9">
        <w:rPr>
          <w:lang w:val="en-US"/>
        </w:rPr>
        <w:t xml:space="preserve">The </w:t>
      </w:r>
      <w:r w:rsidR="2F3C2F02" w:rsidRPr="2F3C2F02">
        <w:rPr>
          <w:lang w:val="en-US"/>
        </w:rPr>
        <w:t xml:space="preserve">QNH/Dewpoint feature system incorporates cyclic hour </w:t>
      </w:r>
      <w:r w:rsidR="312AAF44" w:rsidRPr="312AAF44">
        <w:rPr>
          <w:lang w:val="en-US"/>
        </w:rPr>
        <w:t>transformation</w:t>
      </w:r>
      <w:r w:rsidR="2F3C2F02" w:rsidRPr="2F3C2F02">
        <w:rPr>
          <w:lang w:val="en-US"/>
        </w:rPr>
        <w:t xml:space="preserve">, </w:t>
      </w:r>
      <w:r w:rsidR="6ABC5DFF" w:rsidRPr="6ABC5DFF">
        <w:rPr>
          <w:lang w:val="en-US"/>
        </w:rPr>
        <w:t xml:space="preserve">temperature </w:t>
      </w:r>
      <w:r w:rsidR="73709A54" w:rsidRPr="73709A54">
        <w:rPr>
          <w:lang w:val="en-US"/>
        </w:rPr>
        <w:t>difference</w:t>
      </w:r>
      <w:r w:rsidR="45631FCD" w:rsidRPr="45631FCD">
        <w:rPr>
          <w:lang w:val="en-US"/>
        </w:rPr>
        <w:t>, pressure lags and momentum, and three-hour and six hour rolling averages.</w:t>
      </w:r>
    </w:p>
    <w:p w14:paraId="1169CA68" w14:textId="3001F7B8" w:rsidR="186F7247" w:rsidRDefault="186F7247" w:rsidP="186F7247">
      <w:pPr>
        <w:pStyle w:val="bulletlist"/>
        <w:numPr>
          <w:ilvl w:val="0"/>
          <w:numId w:val="0"/>
        </w:numPr>
        <w:ind w:left="288"/>
        <w:rPr>
          <w:lang w:val="en-US"/>
        </w:rPr>
      </w:pPr>
    </w:p>
    <w:p w14:paraId="09A362A0" w14:textId="43CC9CA0" w:rsidR="55CFE32A" w:rsidRDefault="11B52D49" w:rsidP="55CFE32A">
      <w:pPr>
        <w:pStyle w:val="Heading2"/>
      </w:pPr>
      <w:r>
        <w:t>Temperature and Pressure Prediction</w:t>
      </w:r>
    </w:p>
    <w:p w14:paraId="17AB5821" w14:textId="6D5862E8" w:rsidR="6A46FED3" w:rsidRDefault="05F2F019" w:rsidP="6A46FED3">
      <w:pPr>
        <w:pStyle w:val="bulletlist"/>
        <w:numPr>
          <w:ilvl w:val="0"/>
          <w:numId w:val="0"/>
        </w:numPr>
      </w:pPr>
      <w:r w:rsidRPr="05F2F019">
        <w:rPr>
          <w:lang w:val="en-US"/>
        </w:rPr>
        <w:t xml:space="preserve">   </w:t>
      </w:r>
      <w:r w:rsidR="6A46FED3" w:rsidRPr="6A46FED3">
        <w:rPr>
          <w:lang w:val="en-US"/>
        </w:rPr>
        <w:t xml:space="preserve">The </w:t>
      </w:r>
      <w:r w:rsidR="4FCA54D6" w:rsidRPr="4FCA54D6">
        <w:rPr>
          <w:lang w:val="en-US"/>
        </w:rPr>
        <w:t>temperature</w:t>
      </w:r>
      <w:r w:rsidR="6A46FED3" w:rsidRPr="6A46FED3">
        <w:rPr>
          <w:lang w:val="en-US"/>
        </w:rPr>
        <w:t xml:space="preserve"> and </w:t>
      </w:r>
      <w:r w:rsidR="490D90D7" w:rsidRPr="490D90D7">
        <w:rPr>
          <w:lang w:val="en-US"/>
        </w:rPr>
        <w:t xml:space="preserve">pressure </w:t>
      </w:r>
      <w:r w:rsidR="6A00085D" w:rsidRPr="6A00085D">
        <w:rPr>
          <w:lang w:val="en-US"/>
        </w:rPr>
        <w:t xml:space="preserve">forecasting </w:t>
      </w:r>
      <w:r w:rsidR="43107662" w:rsidRPr="43107662">
        <w:rPr>
          <w:lang w:val="en-US"/>
        </w:rPr>
        <w:t xml:space="preserve">subsystem </w:t>
      </w:r>
      <w:r w:rsidR="6C9F3F95" w:rsidRPr="6C9F3F95">
        <w:rPr>
          <w:lang w:val="en-US"/>
        </w:rPr>
        <w:t xml:space="preserve">uses </w:t>
      </w:r>
      <w:r w:rsidR="02850A77" w:rsidRPr="02850A77">
        <w:rPr>
          <w:lang w:val="en-US"/>
        </w:rPr>
        <w:t xml:space="preserve">the hybrid </w:t>
      </w:r>
      <w:r w:rsidR="2D3DF681" w:rsidRPr="2D3DF681">
        <w:rPr>
          <w:lang w:val="en-US"/>
        </w:rPr>
        <w:t xml:space="preserve">approach based on </w:t>
      </w:r>
      <w:r w:rsidR="6987D192" w:rsidRPr="6987D192">
        <w:rPr>
          <w:lang w:val="en-US"/>
        </w:rPr>
        <w:t>the</w:t>
      </w:r>
      <w:r w:rsidR="2D3DF681" w:rsidRPr="2D3DF681">
        <w:rPr>
          <w:lang w:val="en-US"/>
        </w:rPr>
        <w:t xml:space="preserve"> combination of RF and LSTM </w:t>
      </w:r>
      <w:r w:rsidR="133DE75D" w:rsidRPr="133DE75D">
        <w:rPr>
          <w:lang w:val="en-US"/>
        </w:rPr>
        <w:t>models</w:t>
      </w:r>
      <w:r w:rsidR="7FC18567" w:rsidRPr="7FC18567">
        <w:rPr>
          <w:lang w:val="en-US"/>
        </w:rPr>
        <w:t>.</w:t>
      </w:r>
      <w:r w:rsidR="44D3A511" w:rsidRPr="44D3A511">
        <w:rPr>
          <w:lang w:val="en-US"/>
        </w:rPr>
        <w:t xml:space="preserve"> The former </w:t>
      </w:r>
      <w:r w:rsidR="25555468" w:rsidRPr="25555468">
        <w:rPr>
          <w:lang w:val="en-US"/>
        </w:rPr>
        <w:t>allows modeling of</w:t>
      </w:r>
      <w:r w:rsidR="2A3022C1" w:rsidRPr="2A3022C1">
        <w:rPr>
          <w:lang w:val="en-US"/>
        </w:rPr>
        <w:t xml:space="preserve"> </w:t>
      </w:r>
      <w:r w:rsidR="1EB10C62" w:rsidRPr="1EB10C62">
        <w:rPr>
          <w:lang w:val="en-US"/>
        </w:rPr>
        <w:t xml:space="preserve">nonlinear </w:t>
      </w:r>
      <w:r w:rsidR="2A515C18" w:rsidRPr="2A515C18">
        <w:rPr>
          <w:lang w:val="en-US"/>
        </w:rPr>
        <w:t>relationship</w:t>
      </w:r>
      <w:r w:rsidR="416D68D5" w:rsidRPr="416D68D5">
        <w:rPr>
          <w:lang w:val="en-US"/>
        </w:rPr>
        <w:t xml:space="preserve"> between humidity</w:t>
      </w:r>
      <w:r w:rsidR="16412784" w:rsidRPr="16412784">
        <w:rPr>
          <w:lang w:val="en-US"/>
        </w:rPr>
        <w:t>,</w:t>
      </w:r>
      <w:r w:rsidR="5DAF42B1" w:rsidRPr="5DAF42B1">
        <w:rPr>
          <w:lang w:val="en-US"/>
        </w:rPr>
        <w:t xml:space="preserve"> </w:t>
      </w:r>
      <w:r w:rsidR="3CF4E250" w:rsidRPr="3CF4E250">
        <w:rPr>
          <w:lang w:val="en-US"/>
        </w:rPr>
        <w:t xml:space="preserve">dewpoint, wind and lagged </w:t>
      </w:r>
      <w:r w:rsidR="41A54C44" w:rsidRPr="41A54C44">
        <w:rPr>
          <w:lang w:val="en-US"/>
        </w:rPr>
        <w:t>features</w:t>
      </w:r>
      <w:r w:rsidR="3CF4E250" w:rsidRPr="3CF4E250">
        <w:rPr>
          <w:lang w:val="en-US"/>
        </w:rPr>
        <w:t xml:space="preserve">, whereas the </w:t>
      </w:r>
      <w:r w:rsidR="57EB9C50" w:rsidRPr="57EB9C50">
        <w:rPr>
          <w:lang w:val="en-US"/>
        </w:rPr>
        <w:t xml:space="preserve">latter can capture the dependencies in sequences of meteorological </w:t>
      </w:r>
      <w:r w:rsidR="5B3657C6" w:rsidRPr="5B3657C6">
        <w:rPr>
          <w:lang w:val="en-US"/>
        </w:rPr>
        <w:t>observations.</w:t>
      </w:r>
      <w:r w:rsidR="18C5CBD1" w:rsidRPr="18C5CBD1">
        <w:rPr>
          <w:lang w:val="en-US"/>
        </w:rPr>
        <w:t xml:space="preserve"> </w:t>
      </w:r>
      <w:r w:rsidR="7101B53A" w:rsidRPr="7101B53A">
        <w:rPr>
          <w:lang w:val="en-US"/>
        </w:rPr>
        <w:t>The</w:t>
      </w:r>
      <w:r w:rsidR="57EB9C50" w:rsidRPr="57EB9C50">
        <w:rPr>
          <w:lang w:val="en-US"/>
        </w:rPr>
        <w:t xml:space="preserve"> outputs of both models are combined to provide </w:t>
      </w:r>
      <w:r w:rsidR="5C52FB32" w:rsidRPr="5C52FB32">
        <w:rPr>
          <w:lang w:val="en-US"/>
        </w:rPr>
        <w:t xml:space="preserve">a </w:t>
      </w:r>
      <w:r w:rsidR="3E40A9A4" w:rsidRPr="3E40A9A4">
        <w:rPr>
          <w:lang w:val="en-US"/>
        </w:rPr>
        <w:t>temperature</w:t>
      </w:r>
      <w:r w:rsidR="57EB9C50" w:rsidRPr="57EB9C50">
        <w:rPr>
          <w:lang w:val="en-US"/>
        </w:rPr>
        <w:t xml:space="preserve"> forecast at T+3 and QNH forecast </w:t>
      </w:r>
      <w:r w:rsidR="6AF195F6" w:rsidRPr="6AF195F6">
        <w:rPr>
          <w:lang w:val="en-US"/>
        </w:rPr>
        <w:t>(</w:t>
      </w:r>
      <w:r w:rsidR="2559085D" w:rsidRPr="2559085D">
        <w:rPr>
          <w:lang w:val="en-US"/>
        </w:rPr>
        <w:t>pressure).</w:t>
      </w:r>
      <w:r w:rsidR="5DD4AB14" w:rsidRPr="5DD4AB14">
        <w:rPr>
          <w:lang w:val="en-US"/>
        </w:rPr>
        <w:t xml:space="preserve"> </w:t>
      </w:r>
      <w:r w:rsidR="2FF32300" w:rsidRPr="2FF32300">
        <w:rPr>
          <w:lang w:val="en-US"/>
        </w:rPr>
        <w:t>It</w:t>
      </w:r>
      <w:r w:rsidR="2559085D" w:rsidRPr="2559085D">
        <w:rPr>
          <w:lang w:val="en-US"/>
        </w:rPr>
        <w:t xml:space="preserve"> </w:t>
      </w:r>
      <w:r w:rsidR="7AB37E7C" w:rsidRPr="7AB37E7C">
        <w:rPr>
          <w:lang w:val="en-US"/>
        </w:rPr>
        <w:t>was</w:t>
      </w:r>
      <w:r w:rsidR="5DAF42B1" w:rsidRPr="5DAF42B1">
        <w:rPr>
          <w:lang w:val="en-US"/>
        </w:rPr>
        <w:t xml:space="preserve"> reported </w:t>
      </w:r>
      <w:r w:rsidR="4F024691" w:rsidRPr="4F024691">
        <w:rPr>
          <w:lang w:val="en-US"/>
        </w:rPr>
        <w:t xml:space="preserve">that </w:t>
      </w:r>
      <w:r w:rsidR="690F5C70" w:rsidRPr="690F5C70">
        <w:rPr>
          <w:lang w:val="en-US"/>
        </w:rPr>
        <w:t>historically</w:t>
      </w:r>
      <w:r w:rsidR="74B60278" w:rsidRPr="74B60278">
        <w:rPr>
          <w:lang w:val="en-US"/>
        </w:rPr>
        <w:t xml:space="preserve"> </w:t>
      </w:r>
      <w:r w:rsidR="31F37FA8" w:rsidRPr="31F37FA8">
        <w:rPr>
          <w:lang w:val="en-US"/>
        </w:rPr>
        <w:t>the</w:t>
      </w:r>
      <w:r w:rsidR="74B60278" w:rsidRPr="74B60278">
        <w:rPr>
          <w:lang w:val="en-US"/>
        </w:rPr>
        <w:t xml:space="preserve"> </w:t>
      </w:r>
      <w:r w:rsidR="58290E76" w:rsidRPr="58290E76">
        <w:rPr>
          <w:lang w:val="en-US"/>
        </w:rPr>
        <w:t>baselines</w:t>
      </w:r>
      <w:r w:rsidR="208E8266" w:rsidRPr="208E8266">
        <w:rPr>
          <w:lang w:val="en-US"/>
        </w:rPr>
        <w:t xml:space="preserve"> </w:t>
      </w:r>
      <w:r w:rsidR="53741C53" w:rsidRPr="53741C53">
        <w:rPr>
          <w:lang w:val="en-US"/>
        </w:rPr>
        <w:t xml:space="preserve">had </w:t>
      </w:r>
      <w:r w:rsidR="175E34ED" w:rsidRPr="175E34ED">
        <w:rPr>
          <w:lang w:val="en-US"/>
        </w:rPr>
        <w:t xml:space="preserve">an </w:t>
      </w:r>
      <w:r w:rsidR="37AF9568" w:rsidRPr="37AF9568">
        <w:rPr>
          <w:lang w:val="en-US"/>
        </w:rPr>
        <w:t>R</w:t>
      </w:r>
      <w:r w:rsidR="37AF9568" w:rsidRPr="5D63253A">
        <w:rPr>
          <w:vertAlign w:val="superscript"/>
          <w:lang w:val="en-US"/>
        </w:rPr>
        <w:t>2</w:t>
      </w:r>
      <w:r w:rsidR="41250FF0" w:rsidRPr="41250FF0">
        <w:rPr>
          <w:lang w:val="en-US"/>
        </w:rPr>
        <w:t xml:space="preserve"> </w:t>
      </w:r>
      <w:r w:rsidR="39AEFB5D" w:rsidRPr="39AEFB5D">
        <w:rPr>
          <w:lang w:val="en-US"/>
        </w:rPr>
        <w:t xml:space="preserve">coefficient </w:t>
      </w:r>
      <w:r w:rsidR="13030961" w:rsidRPr="13030961">
        <w:rPr>
          <w:lang w:val="en-US"/>
        </w:rPr>
        <w:t xml:space="preserve">equal to about </w:t>
      </w:r>
      <w:r w:rsidR="004866FE" w:rsidRPr="004866FE">
        <w:rPr>
          <w:lang w:val="en-US"/>
        </w:rPr>
        <w:t xml:space="preserve">68% </w:t>
      </w:r>
      <w:r w:rsidR="7C064339" w:rsidRPr="7C064339">
        <w:rPr>
          <w:lang w:val="en-US"/>
        </w:rPr>
        <w:t>for RF 25</w:t>
      </w:r>
      <w:r w:rsidR="5724BF0C" w:rsidRPr="5724BF0C">
        <w:rPr>
          <w:lang w:val="en-US"/>
        </w:rPr>
        <w:t xml:space="preserve">% for LSTM and 84% for the hybrid </w:t>
      </w:r>
      <w:r w:rsidR="2E51FDFC" w:rsidRPr="2E51FDFC">
        <w:rPr>
          <w:lang w:val="en-US"/>
        </w:rPr>
        <w:t>approach</w:t>
      </w:r>
      <w:r w:rsidR="309E3420" w:rsidRPr="309E3420">
        <w:rPr>
          <w:lang w:val="en-US"/>
        </w:rPr>
        <w:t xml:space="preserve">, and </w:t>
      </w:r>
      <w:r w:rsidR="7F1EEB25" w:rsidRPr="7F1EEB25">
        <w:rPr>
          <w:lang w:val="en-US"/>
        </w:rPr>
        <w:t xml:space="preserve">MAE </w:t>
      </w:r>
      <w:r w:rsidR="6AA65EC0" w:rsidRPr="6AA65EC0">
        <w:rPr>
          <w:lang w:val="en-US"/>
        </w:rPr>
        <w:t>approximately equal</w:t>
      </w:r>
      <w:r w:rsidR="04298E9F" w:rsidRPr="04298E9F">
        <w:rPr>
          <w:lang w:val="en-US"/>
        </w:rPr>
        <w:t xml:space="preserve"> to </w:t>
      </w:r>
      <w:r w:rsidR="2001E577" w:rsidRPr="2001E577">
        <w:rPr>
          <w:lang w:val="en-US"/>
        </w:rPr>
        <w:t>0.866 for the latter one.</w:t>
      </w:r>
    </w:p>
    <w:p w14:paraId="4115CBC6" w14:textId="6F3C310B" w:rsidR="2001E577" w:rsidRDefault="5B67F2D6" w:rsidP="2001E577">
      <w:pPr>
        <w:pStyle w:val="bulletlist"/>
        <w:numPr>
          <w:ilvl w:val="0"/>
          <w:numId w:val="0"/>
        </w:numPr>
      </w:pPr>
      <w:r w:rsidRPr="5B67F2D6">
        <w:rPr>
          <w:lang w:val="en-US"/>
        </w:rPr>
        <w:t xml:space="preserve">In </w:t>
      </w:r>
      <w:r w:rsidR="09B0C191" w:rsidRPr="09B0C191">
        <w:rPr>
          <w:lang w:val="en-US"/>
        </w:rPr>
        <w:t>order</w:t>
      </w:r>
      <w:r w:rsidRPr="5B67F2D6">
        <w:rPr>
          <w:lang w:val="en-US"/>
        </w:rPr>
        <w:t xml:space="preserve"> to</w:t>
      </w:r>
      <w:r w:rsidR="3518BCBB" w:rsidRPr="3518BCBB">
        <w:rPr>
          <w:lang w:val="en-US"/>
        </w:rPr>
        <w:t xml:space="preserve"> convert these </w:t>
      </w:r>
      <w:r w:rsidR="7947321D" w:rsidRPr="7947321D">
        <w:rPr>
          <w:lang w:val="en-US"/>
        </w:rPr>
        <w:t xml:space="preserve">forecasts </w:t>
      </w:r>
      <w:r w:rsidR="57CC7BD8" w:rsidRPr="57CC7BD8">
        <w:rPr>
          <w:lang w:val="en-US"/>
        </w:rPr>
        <w:t xml:space="preserve">to an aviation </w:t>
      </w:r>
      <w:r w:rsidR="3444926E" w:rsidRPr="3444926E">
        <w:rPr>
          <w:lang w:val="en-US"/>
        </w:rPr>
        <w:t>relevant</w:t>
      </w:r>
      <w:r w:rsidR="57CC7BD8" w:rsidRPr="57CC7BD8">
        <w:rPr>
          <w:lang w:val="en-US"/>
        </w:rPr>
        <w:t xml:space="preserve"> </w:t>
      </w:r>
      <w:r w:rsidR="61C66CAA" w:rsidRPr="61C66CAA">
        <w:rPr>
          <w:lang w:val="en-US"/>
        </w:rPr>
        <w:t xml:space="preserve">index, the </w:t>
      </w:r>
      <w:r w:rsidR="0A92F066" w:rsidRPr="0A92F066">
        <w:rPr>
          <w:lang w:val="en-US"/>
        </w:rPr>
        <w:t>obtained</w:t>
      </w:r>
      <w:r w:rsidR="02D69DC9" w:rsidRPr="02D69DC9">
        <w:rPr>
          <w:lang w:val="en-US"/>
        </w:rPr>
        <w:t xml:space="preserve"> T+3 </w:t>
      </w:r>
      <w:r w:rsidR="44F63161" w:rsidRPr="44F63161">
        <w:rPr>
          <w:lang w:val="en-US"/>
        </w:rPr>
        <w:t>temperature</w:t>
      </w:r>
      <w:r w:rsidR="7260E115" w:rsidRPr="7260E115">
        <w:rPr>
          <w:lang w:val="en-US"/>
        </w:rPr>
        <w:t xml:space="preserve"> </w:t>
      </w:r>
      <w:r w:rsidR="1488319D" w:rsidRPr="1488319D">
        <w:rPr>
          <w:lang w:val="en-US"/>
        </w:rPr>
        <w:t>and QNH</w:t>
      </w:r>
      <w:r w:rsidR="3F5ACB49" w:rsidRPr="3F5ACB49">
        <w:rPr>
          <w:lang w:val="en-US"/>
        </w:rPr>
        <w:t xml:space="preserve"> </w:t>
      </w:r>
      <w:r w:rsidR="5340907F" w:rsidRPr="5340907F">
        <w:rPr>
          <w:lang w:val="en-US"/>
        </w:rPr>
        <w:t xml:space="preserve">predictions </w:t>
      </w:r>
      <w:r w:rsidR="20D615F3" w:rsidRPr="20D615F3">
        <w:rPr>
          <w:lang w:val="en-US"/>
        </w:rPr>
        <w:t xml:space="preserve">were used to </w:t>
      </w:r>
      <w:r w:rsidR="5464CD29" w:rsidRPr="5464CD29">
        <w:rPr>
          <w:lang w:val="en-US"/>
        </w:rPr>
        <w:t xml:space="preserve">obtain </w:t>
      </w:r>
      <w:r w:rsidR="5D5F6047" w:rsidRPr="5D5F6047">
        <w:rPr>
          <w:lang w:val="en-US"/>
        </w:rPr>
        <w:t xml:space="preserve">Density </w:t>
      </w:r>
      <w:r w:rsidR="60E433D6" w:rsidRPr="60E433D6">
        <w:rPr>
          <w:lang w:val="en-US"/>
        </w:rPr>
        <w:t xml:space="preserve">Altitude </w:t>
      </w:r>
      <w:r w:rsidR="5A259892" w:rsidRPr="5A259892">
        <w:rPr>
          <w:lang w:val="en-US"/>
        </w:rPr>
        <w:t>(DA</w:t>
      </w:r>
      <w:r w:rsidR="65A1BA21" w:rsidRPr="65A1BA21">
        <w:rPr>
          <w:lang w:val="en-US"/>
        </w:rPr>
        <w:t>).</w:t>
      </w:r>
      <w:r w:rsidR="029E0E61" w:rsidRPr="029E0E61">
        <w:rPr>
          <w:lang w:val="en-US"/>
        </w:rPr>
        <w:t xml:space="preserve"> </w:t>
      </w:r>
      <w:r w:rsidR="3BA2A1E2" w:rsidRPr="3BA2A1E2">
        <w:rPr>
          <w:lang w:val="en-US"/>
        </w:rPr>
        <w:t xml:space="preserve">At </w:t>
      </w:r>
      <w:r w:rsidR="74347D04" w:rsidRPr="74347D04">
        <w:rPr>
          <w:lang w:val="en-US"/>
        </w:rPr>
        <w:t>first</w:t>
      </w:r>
      <w:r w:rsidR="3BA2A1E2" w:rsidRPr="3BA2A1E2">
        <w:rPr>
          <w:lang w:val="en-US"/>
        </w:rPr>
        <w:t xml:space="preserve">, </w:t>
      </w:r>
      <w:r w:rsidR="1692D53E" w:rsidRPr="1692D53E">
        <w:rPr>
          <w:lang w:val="en-US"/>
        </w:rPr>
        <w:t xml:space="preserve">the </w:t>
      </w:r>
      <w:r w:rsidR="3444926E" w:rsidRPr="3444926E">
        <w:rPr>
          <w:lang w:val="en-US"/>
        </w:rPr>
        <w:t>Pressure Altitude</w:t>
      </w:r>
      <w:r w:rsidR="62600D5C" w:rsidRPr="62600D5C">
        <w:rPr>
          <w:lang w:val="en-US"/>
        </w:rPr>
        <w:t xml:space="preserve"> (PA)</w:t>
      </w:r>
      <w:r w:rsidR="2389265F" w:rsidRPr="2389265F">
        <w:rPr>
          <w:lang w:val="en-US"/>
        </w:rPr>
        <w:t xml:space="preserve"> is </w:t>
      </w:r>
      <w:r w:rsidR="4D86A242" w:rsidRPr="4D86A242">
        <w:rPr>
          <w:lang w:val="en-US"/>
        </w:rPr>
        <w:t xml:space="preserve">computed </w:t>
      </w:r>
      <w:r w:rsidR="5C9C2909" w:rsidRPr="5C9C2909">
        <w:rPr>
          <w:lang w:val="en-US"/>
        </w:rPr>
        <w:t>through</w:t>
      </w:r>
      <w:r w:rsidR="5DD4AB14" w:rsidRPr="5DD4AB14">
        <w:rPr>
          <w:lang w:val="en-US"/>
        </w:rPr>
        <w:t xml:space="preserve"> </w:t>
      </w:r>
      <w:r w:rsidR="133A679D" w:rsidRPr="133A679D">
        <w:rPr>
          <w:lang w:val="en-US"/>
        </w:rPr>
        <w:t xml:space="preserve">the </w:t>
      </w:r>
      <w:r w:rsidR="0796CE69" w:rsidRPr="0796CE69">
        <w:rPr>
          <w:lang w:val="en-US"/>
        </w:rPr>
        <w:t>difference</w:t>
      </w:r>
      <w:r w:rsidR="0DE6E1DD" w:rsidRPr="0DE6E1DD">
        <w:rPr>
          <w:lang w:val="en-US"/>
        </w:rPr>
        <w:t xml:space="preserve"> between </w:t>
      </w:r>
      <w:r w:rsidR="0796CE69" w:rsidRPr="0796CE69">
        <w:rPr>
          <w:lang w:val="en-US"/>
        </w:rPr>
        <w:t>predicted</w:t>
      </w:r>
      <w:r w:rsidR="618C1084" w:rsidRPr="618C1084">
        <w:rPr>
          <w:lang w:val="en-US"/>
        </w:rPr>
        <w:t xml:space="preserve"> </w:t>
      </w:r>
      <w:r w:rsidR="6261DB39" w:rsidRPr="6261DB39">
        <w:rPr>
          <w:lang w:val="en-US"/>
        </w:rPr>
        <w:t xml:space="preserve">QNH and the </w:t>
      </w:r>
      <w:r w:rsidR="0A47F704" w:rsidRPr="0A47F704">
        <w:rPr>
          <w:lang w:val="en-US"/>
        </w:rPr>
        <w:t>standard</w:t>
      </w:r>
      <w:r w:rsidR="6261DB39" w:rsidRPr="6261DB39">
        <w:rPr>
          <w:lang w:val="en-US"/>
        </w:rPr>
        <w:t xml:space="preserve"> sea </w:t>
      </w:r>
      <w:r w:rsidR="25A062A0" w:rsidRPr="25A062A0">
        <w:rPr>
          <w:lang w:val="en-US"/>
        </w:rPr>
        <w:t xml:space="preserve">level pressure of </w:t>
      </w:r>
      <w:r w:rsidR="6EA10DC0" w:rsidRPr="6EA10DC0">
        <w:rPr>
          <w:lang w:val="en-US"/>
        </w:rPr>
        <w:t>1013.25 hPa:</w:t>
      </w:r>
    </w:p>
    <w:p w14:paraId="5231FCA0" w14:textId="556C0FC3" w:rsidR="5B3FADA5" w:rsidRDefault="2685A687" w:rsidP="5B3FADA5">
      <w:pPr>
        <w:pStyle w:val="bulletlist"/>
        <w:numPr>
          <w:ilvl w:val="0"/>
          <w:numId w:val="0"/>
        </w:numPr>
      </w:pPr>
      <w:r w:rsidRPr="2685A687">
        <w:rPr>
          <w:lang w:val="en-US"/>
        </w:rPr>
        <w:t>PA (feet) = (1013</w:t>
      </w:r>
      <w:r w:rsidR="4EFF530B" w:rsidRPr="4EFF530B">
        <w:rPr>
          <w:lang w:val="en-US"/>
        </w:rPr>
        <w:t>.25 - Predicted QNH</w:t>
      </w:r>
      <w:r w:rsidR="0A47F704" w:rsidRPr="0A47F704">
        <w:rPr>
          <w:lang w:val="en-US"/>
        </w:rPr>
        <w:t xml:space="preserve"> </w:t>
      </w:r>
      <w:r w:rsidR="0ABAE14D" w:rsidRPr="0ABAE14D">
        <w:rPr>
          <w:lang w:val="en-US"/>
        </w:rPr>
        <w:t>)* 30</w:t>
      </w:r>
    </w:p>
    <w:p w14:paraId="4925252B" w14:textId="08F67177" w:rsidR="1031CE12" w:rsidRDefault="2578F0C3" w:rsidP="0294725C">
      <w:pPr>
        <w:pStyle w:val="bulletlist"/>
        <w:numPr>
          <w:ilvl w:val="0"/>
          <w:numId w:val="0"/>
        </w:numPr>
        <w:rPr>
          <w:lang w:val="en-US"/>
        </w:rPr>
      </w:pPr>
      <w:r w:rsidRPr="2578F0C3">
        <w:rPr>
          <w:lang w:val="en-US"/>
        </w:rPr>
        <w:t xml:space="preserve">Next, he International Standard </w:t>
      </w:r>
      <w:r w:rsidR="125EEA3E" w:rsidRPr="125EEA3E">
        <w:rPr>
          <w:lang w:val="en-US"/>
        </w:rPr>
        <w:t>Atmosphere (</w:t>
      </w:r>
      <w:r w:rsidR="34A9509D" w:rsidRPr="34A9509D">
        <w:rPr>
          <w:lang w:val="en-US"/>
        </w:rPr>
        <w:t xml:space="preserve">ISA) </w:t>
      </w:r>
      <w:r w:rsidR="73F40AAB" w:rsidRPr="73F40AAB">
        <w:rPr>
          <w:lang w:val="en-US"/>
        </w:rPr>
        <w:t xml:space="preserve">temperature </w:t>
      </w:r>
      <w:r w:rsidR="5818439A" w:rsidRPr="5818439A">
        <w:rPr>
          <w:lang w:val="en-US"/>
        </w:rPr>
        <w:t xml:space="preserve">is obtained </w:t>
      </w:r>
      <w:r w:rsidR="62870DD1" w:rsidRPr="62870DD1">
        <w:rPr>
          <w:lang w:val="en-US"/>
        </w:rPr>
        <w:t xml:space="preserve">using the standard </w:t>
      </w:r>
      <w:r w:rsidR="31089E74" w:rsidRPr="31089E74">
        <w:rPr>
          <w:lang w:val="en-US"/>
        </w:rPr>
        <w:t xml:space="preserve">sea level </w:t>
      </w:r>
      <w:r w:rsidR="15A3C947" w:rsidRPr="15A3C947">
        <w:rPr>
          <w:lang w:val="en-US"/>
        </w:rPr>
        <w:t xml:space="preserve">temperature of </w:t>
      </w:r>
      <w:r w:rsidR="0D5CA654" w:rsidRPr="0D5CA654">
        <w:rPr>
          <w:rFonts w:eastAsia="Times New Roman"/>
          <w:lang w:val="en-US"/>
        </w:rPr>
        <w:t>15°</w:t>
      </w:r>
      <w:r w:rsidR="6DEDCAD2" w:rsidRPr="6DEDCAD2">
        <w:rPr>
          <w:rFonts w:eastAsia="Times New Roman"/>
          <w:lang w:val="en-US"/>
        </w:rPr>
        <w:t>C</w:t>
      </w:r>
      <w:r w:rsidR="0540CB08" w:rsidRPr="0540CB08">
        <w:rPr>
          <w:lang w:val="en-US"/>
        </w:rPr>
        <w:t xml:space="preserve">  </w:t>
      </w:r>
      <w:r w:rsidR="28B05789" w:rsidRPr="28B05789">
        <w:rPr>
          <w:lang w:val="en-US"/>
        </w:rPr>
        <w:t xml:space="preserve">and </w:t>
      </w:r>
      <w:r w:rsidR="0C92B69D" w:rsidRPr="0C92B69D">
        <w:rPr>
          <w:lang w:val="en-US"/>
        </w:rPr>
        <w:t xml:space="preserve">laps </w:t>
      </w:r>
      <w:r w:rsidR="7B9D495B" w:rsidRPr="7B9D495B">
        <w:rPr>
          <w:lang w:val="en-US"/>
        </w:rPr>
        <w:t xml:space="preserve">rate </w:t>
      </w:r>
      <w:r w:rsidR="0BD4570D" w:rsidRPr="0BD4570D">
        <w:rPr>
          <w:lang w:val="en-US"/>
        </w:rPr>
        <w:t xml:space="preserve">of </w:t>
      </w:r>
      <w:r w:rsidR="24DFFB4F" w:rsidRPr="24DFFB4F">
        <w:rPr>
          <w:lang w:val="en-US"/>
        </w:rPr>
        <w:t>2</w:t>
      </w:r>
      <w:r w:rsidR="24DFFB4F" w:rsidRPr="24DFFB4F">
        <w:rPr>
          <w:rFonts w:eastAsia="Times New Roman"/>
          <w:lang w:val="en-US"/>
        </w:rPr>
        <w:t>°C</w:t>
      </w:r>
      <w:r w:rsidR="24DFFB4F" w:rsidRPr="24DFFB4F">
        <w:rPr>
          <w:lang w:val="en-US"/>
        </w:rPr>
        <w:t>/</w:t>
      </w:r>
      <w:r w:rsidR="096C8B54" w:rsidRPr="096C8B54">
        <w:rPr>
          <w:lang w:val="en-US"/>
        </w:rPr>
        <w:t xml:space="preserve">1000 </w:t>
      </w:r>
      <w:r w:rsidR="6CD6C8B2" w:rsidRPr="6CD6C8B2">
        <w:rPr>
          <w:lang w:val="en-US"/>
        </w:rPr>
        <w:t>feet</w:t>
      </w:r>
      <w:r w:rsidR="511EAD23" w:rsidRPr="511EAD23">
        <w:rPr>
          <w:lang w:val="en-US"/>
        </w:rPr>
        <w:t>:</w:t>
      </w:r>
    </w:p>
    <w:p w14:paraId="101E5C02" w14:textId="3DF5157E" w:rsidR="1EBA541A" w:rsidRDefault="3AECFA6B" w:rsidP="371C0861">
      <w:pPr>
        <w:pStyle w:val="bulletlist"/>
        <w:numPr>
          <w:ilvl w:val="0"/>
          <w:numId w:val="0"/>
        </w:numPr>
      </w:pPr>
      <w:r w:rsidRPr="3AECFA6B">
        <w:rPr>
          <w:lang w:val="en-US"/>
        </w:rPr>
        <w:t xml:space="preserve">ISA </w:t>
      </w:r>
      <w:r w:rsidR="094A7E4F" w:rsidRPr="094A7E4F">
        <w:rPr>
          <w:lang w:val="en-US"/>
        </w:rPr>
        <w:t>Temperature</w:t>
      </w:r>
      <w:r w:rsidRPr="3AECFA6B">
        <w:rPr>
          <w:lang w:val="en-US"/>
        </w:rPr>
        <w:t xml:space="preserve"> </w:t>
      </w:r>
      <w:r w:rsidR="68809EA4" w:rsidRPr="68809EA4">
        <w:rPr>
          <w:lang w:val="en-US"/>
        </w:rPr>
        <w:t>(</w:t>
      </w:r>
      <w:r w:rsidR="68809EA4" w:rsidRPr="68809EA4">
        <w:rPr>
          <w:rFonts w:eastAsia="Times New Roman"/>
          <w:lang w:val="en-US"/>
        </w:rPr>
        <w:t>°C</w:t>
      </w:r>
      <w:r w:rsidR="68809EA4" w:rsidRPr="68809EA4">
        <w:rPr>
          <w:lang w:val="en-US"/>
        </w:rPr>
        <w:t>)</w:t>
      </w:r>
      <w:r w:rsidRPr="3AECFA6B">
        <w:rPr>
          <w:lang w:val="en-US"/>
        </w:rPr>
        <w:t xml:space="preserve"> = 15 </w:t>
      </w:r>
      <w:r w:rsidR="6A0E5895" w:rsidRPr="6A0E5895">
        <w:rPr>
          <w:lang w:val="en-US"/>
        </w:rPr>
        <w:t>-[</w:t>
      </w:r>
      <w:r w:rsidR="61D81572" w:rsidRPr="61D81572">
        <w:rPr>
          <w:lang w:val="en-US"/>
        </w:rPr>
        <w:t>2 *</w:t>
      </w:r>
      <w:r w:rsidR="11A29B63" w:rsidRPr="11A29B63">
        <w:rPr>
          <w:lang w:val="en-US"/>
        </w:rPr>
        <w:t xml:space="preserve"> (</w:t>
      </w:r>
      <w:r w:rsidR="761713D1" w:rsidRPr="761713D1">
        <w:rPr>
          <w:lang w:val="en-US"/>
        </w:rPr>
        <w:t>PA</w:t>
      </w:r>
      <w:r w:rsidR="070DD7D0" w:rsidRPr="070DD7D0">
        <w:rPr>
          <w:lang w:val="en-US"/>
        </w:rPr>
        <w:t xml:space="preserve"> / 1000</w:t>
      </w:r>
      <w:r w:rsidR="393C72FB" w:rsidRPr="393C72FB">
        <w:rPr>
          <w:lang w:val="en-US"/>
        </w:rPr>
        <w:t>)]</w:t>
      </w:r>
    </w:p>
    <w:p w14:paraId="4FD11183" w14:textId="08194218" w:rsidR="393C72FB" w:rsidRDefault="72738D63" w:rsidP="393C72FB">
      <w:pPr>
        <w:pStyle w:val="bulletlist"/>
        <w:numPr>
          <w:ilvl w:val="0"/>
          <w:numId w:val="0"/>
        </w:numPr>
      </w:pPr>
      <w:r w:rsidRPr="72738D63">
        <w:rPr>
          <w:lang w:val="en-US"/>
        </w:rPr>
        <w:t>The ISA  temperature deviation is defined as follows</w:t>
      </w:r>
      <w:r w:rsidR="01D8B843" w:rsidRPr="01D8B843">
        <w:rPr>
          <w:lang w:val="en-US"/>
        </w:rPr>
        <w:t>:</w:t>
      </w:r>
    </w:p>
    <w:p w14:paraId="3851DEE0" w14:textId="66872E28" w:rsidR="01D8B843" w:rsidRDefault="2B8DC864" w:rsidP="0577F65C">
      <w:pPr>
        <w:pStyle w:val="bulletlist"/>
        <w:numPr>
          <w:ilvl w:val="0"/>
          <w:numId w:val="0"/>
        </w:numPr>
      </w:pPr>
      <w:r w:rsidRPr="2B8DC864">
        <w:rPr>
          <w:lang w:val="en-US"/>
        </w:rPr>
        <w:t>ISA Deviation (</w:t>
      </w:r>
      <w:r w:rsidRPr="2B8DC864">
        <w:rPr>
          <w:rFonts w:eastAsia="Times New Roman"/>
          <w:lang w:val="en-US"/>
        </w:rPr>
        <w:t>°C)</w:t>
      </w:r>
      <w:r w:rsidR="1FC0B3A0" w:rsidRPr="1FC0B3A0">
        <w:rPr>
          <w:rFonts w:eastAsia="Times New Roman"/>
          <w:lang w:val="en-US"/>
        </w:rPr>
        <w:t xml:space="preserve"> </w:t>
      </w:r>
      <w:r w:rsidR="53458408" w:rsidRPr="53458408">
        <w:rPr>
          <w:rFonts w:eastAsia="Times New Roman"/>
          <w:lang w:val="en-US"/>
        </w:rPr>
        <w:t xml:space="preserve">= </w:t>
      </w:r>
      <w:r w:rsidR="6A6CF4B7" w:rsidRPr="6A6CF4B7">
        <w:rPr>
          <w:rFonts w:eastAsia="Times New Roman"/>
          <w:lang w:val="en-US"/>
        </w:rPr>
        <w:t xml:space="preserve">Predicted </w:t>
      </w:r>
      <w:r w:rsidR="6C62021A" w:rsidRPr="6C62021A">
        <w:rPr>
          <w:rFonts w:eastAsia="Times New Roman"/>
          <w:lang w:val="en-US"/>
        </w:rPr>
        <w:t xml:space="preserve">Temperature – ISA </w:t>
      </w:r>
      <w:r w:rsidR="679FAAA0" w:rsidRPr="679FAAA0">
        <w:rPr>
          <w:rFonts w:eastAsia="Times New Roman"/>
          <w:lang w:val="en-US"/>
        </w:rPr>
        <w:t>Temperature</w:t>
      </w:r>
    </w:p>
    <w:p w14:paraId="3A8DD98B" w14:textId="5FFF44DA" w:rsidR="679FAAA0" w:rsidRDefault="440F8864" w:rsidP="679FAAA0">
      <w:pPr>
        <w:pStyle w:val="bulletlist"/>
        <w:numPr>
          <w:ilvl w:val="0"/>
          <w:numId w:val="0"/>
        </w:numPr>
      </w:pPr>
      <w:r w:rsidRPr="440F8864">
        <w:rPr>
          <w:rFonts w:eastAsia="Times New Roman"/>
          <w:lang w:val="en-US"/>
        </w:rPr>
        <w:t>And finally</w:t>
      </w:r>
      <w:r w:rsidR="43B0AD79" w:rsidRPr="43B0AD79">
        <w:rPr>
          <w:rFonts w:eastAsia="Times New Roman"/>
          <w:lang w:val="en-US"/>
        </w:rPr>
        <w:t>, the</w:t>
      </w:r>
      <w:r w:rsidR="2AD6AF17" w:rsidRPr="2AD6AF17">
        <w:rPr>
          <w:rFonts w:eastAsia="Times New Roman"/>
          <w:lang w:val="en-US"/>
        </w:rPr>
        <w:t xml:space="preserve"> DA is</w:t>
      </w:r>
      <w:r w:rsidR="38B61F52" w:rsidRPr="38B61F52">
        <w:rPr>
          <w:rFonts w:eastAsia="Times New Roman"/>
          <w:lang w:val="en-US"/>
        </w:rPr>
        <w:t xml:space="preserve"> calculated </w:t>
      </w:r>
      <w:r w:rsidR="280B40DC" w:rsidRPr="280B40DC">
        <w:rPr>
          <w:rFonts w:eastAsia="Times New Roman"/>
          <w:lang w:val="en-US"/>
        </w:rPr>
        <w:t xml:space="preserve">based on the </w:t>
      </w:r>
      <w:r w:rsidR="6AB72E3E" w:rsidRPr="6AB72E3E">
        <w:rPr>
          <w:rFonts w:eastAsia="Times New Roman"/>
          <w:lang w:val="en-US"/>
        </w:rPr>
        <w:t>above</w:t>
      </w:r>
      <w:r w:rsidR="21749C0D" w:rsidRPr="21749C0D">
        <w:rPr>
          <w:rFonts w:eastAsia="Times New Roman"/>
          <w:lang w:val="en-US"/>
        </w:rPr>
        <w:t xml:space="preserve"> formula:</w:t>
      </w:r>
    </w:p>
    <w:p w14:paraId="1603ED10" w14:textId="72180428" w:rsidR="1677F575" w:rsidRDefault="61D60A88" w:rsidP="1677F575">
      <w:pPr>
        <w:pStyle w:val="bulletlist"/>
        <w:numPr>
          <w:ilvl w:val="0"/>
          <w:numId w:val="0"/>
        </w:numPr>
      </w:pPr>
      <w:r w:rsidRPr="61D60A88">
        <w:rPr>
          <w:rFonts w:eastAsia="Times New Roman"/>
          <w:lang w:val="en-US"/>
        </w:rPr>
        <w:t xml:space="preserve">DA (feet) </w:t>
      </w:r>
      <w:r w:rsidR="67F1685A" w:rsidRPr="67F1685A">
        <w:rPr>
          <w:rFonts w:eastAsia="Times New Roman"/>
          <w:lang w:val="en-US"/>
        </w:rPr>
        <w:t xml:space="preserve">= </w:t>
      </w:r>
      <w:r w:rsidR="158E40C3" w:rsidRPr="158E40C3">
        <w:rPr>
          <w:rFonts w:eastAsia="Times New Roman"/>
          <w:lang w:val="en-US"/>
        </w:rPr>
        <w:t xml:space="preserve">PA </w:t>
      </w:r>
      <w:r w:rsidR="53961B73" w:rsidRPr="53961B73">
        <w:rPr>
          <w:rFonts w:eastAsia="Times New Roman"/>
          <w:lang w:val="en-US"/>
        </w:rPr>
        <w:t>+ (118.</w:t>
      </w:r>
      <w:r w:rsidR="4B021495" w:rsidRPr="4B021495">
        <w:rPr>
          <w:rFonts w:eastAsia="Times New Roman"/>
          <w:lang w:val="en-US"/>
        </w:rPr>
        <w:t>8 *</w:t>
      </w:r>
      <w:r w:rsidR="7608E2D9" w:rsidRPr="7608E2D9">
        <w:rPr>
          <w:rFonts w:eastAsia="Times New Roman"/>
          <w:lang w:val="en-US"/>
        </w:rPr>
        <w:t xml:space="preserve"> </w:t>
      </w:r>
      <w:r w:rsidR="347F5E0E" w:rsidRPr="347F5E0E">
        <w:rPr>
          <w:rFonts w:eastAsia="Times New Roman"/>
          <w:lang w:val="en-US"/>
        </w:rPr>
        <w:t xml:space="preserve">ISA </w:t>
      </w:r>
      <w:r w:rsidR="0183FA5E" w:rsidRPr="0183FA5E">
        <w:rPr>
          <w:rFonts w:eastAsia="Times New Roman"/>
          <w:lang w:val="en-US"/>
        </w:rPr>
        <w:t>Deviation</w:t>
      </w:r>
      <w:r w:rsidR="6BB07DD4" w:rsidRPr="6BB07DD4">
        <w:rPr>
          <w:rFonts w:eastAsia="Times New Roman"/>
          <w:lang w:val="en-US"/>
        </w:rPr>
        <w:t>)</w:t>
      </w:r>
    </w:p>
    <w:p w14:paraId="26A905C3" w14:textId="192B2B2E" w:rsidR="430552FE" w:rsidRDefault="314622BA" w:rsidP="0A93A7D7">
      <w:pPr>
        <w:pStyle w:val="bulletlist"/>
        <w:numPr>
          <w:ilvl w:val="0"/>
          <w:numId w:val="0"/>
        </w:numPr>
      </w:pPr>
      <w:r w:rsidRPr="314622BA">
        <w:rPr>
          <w:rFonts w:eastAsia="Times New Roman"/>
          <w:lang w:val="en-US"/>
        </w:rPr>
        <w:t xml:space="preserve">Thus, </w:t>
      </w:r>
      <w:r w:rsidR="37EF7485" w:rsidRPr="37EF7485">
        <w:rPr>
          <w:rFonts w:eastAsia="Times New Roman"/>
          <w:lang w:val="en-US"/>
        </w:rPr>
        <w:t xml:space="preserve">the </w:t>
      </w:r>
      <w:r w:rsidR="2A40A359" w:rsidRPr="2A40A359">
        <w:rPr>
          <w:rFonts w:eastAsia="Times New Roman"/>
          <w:lang w:val="en-US"/>
        </w:rPr>
        <w:t xml:space="preserve">hybrid </w:t>
      </w:r>
      <w:r w:rsidR="767BD4F2" w:rsidRPr="767BD4F2">
        <w:rPr>
          <w:rFonts w:eastAsia="Times New Roman"/>
          <w:lang w:val="en-US"/>
        </w:rPr>
        <w:t xml:space="preserve">approach </w:t>
      </w:r>
      <w:r w:rsidR="23D4A499" w:rsidRPr="23D4A499">
        <w:rPr>
          <w:rFonts w:eastAsia="Times New Roman"/>
          <w:lang w:val="en-US"/>
        </w:rPr>
        <w:t xml:space="preserve">of </w:t>
      </w:r>
      <w:r w:rsidR="4EF4348B" w:rsidRPr="4EF4348B">
        <w:rPr>
          <w:rFonts w:eastAsia="Times New Roman"/>
          <w:lang w:val="en-US"/>
        </w:rPr>
        <w:t xml:space="preserve">ML along </w:t>
      </w:r>
      <w:r w:rsidR="4AA1BDC7" w:rsidRPr="4AA1BDC7">
        <w:rPr>
          <w:rFonts w:eastAsia="Times New Roman"/>
          <w:lang w:val="en-US"/>
        </w:rPr>
        <w:t xml:space="preserve">with </w:t>
      </w:r>
      <w:r w:rsidR="58784501" w:rsidRPr="58784501">
        <w:rPr>
          <w:rFonts w:eastAsia="Times New Roman"/>
          <w:lang w:val="en-US"/>
        </w:rPr>
        <w:t xml:space="preserve">standard </w:t>
      </w:r>
      <w:r w:rsidR="1A9D6331" w:rsidRPr="1A9D6331">
        <w:rPr>
          <w:rFonts w:eastAsia="Times New Roman"/>
          <w:lang w:val="en-US"/>
        </w:rPr>
        <w:t xml:space="preserve">aeronautical </w:t>
      </w:r>
      <w:r w:rsidR="5B17CE48" w:rsidRPr="5B17CE48">
        <w:rPr>
          <w:rFonts w:eastAsia="Times New Roman"/>
          <w:lang w:val="en-US"/>
        </w:rPr>
        <w:t>physical formulas allowed</w:t>
      </w:r>
      <w:r w:rsidR="669A3E31" w:rsidRPr="669A3E31">
        <w:rPr>
          <w:rFonts w:eastAsia="Times New Roman"/>
          <w:lang w:val="en-US"/>
        </w:rPr>
        <w:t xml:space="preserve"> he </w:t>
      </w:r>
      <w:r w:rsidR="3A793F04" w:rsidRPr="3A793F04">
        <w:rPr>
          <w:rFonts w:eastAsia="Times New Roman"/>
          <w:lang w:val="en-US"/>
        </w:rPr>
        <w:t>conversion</w:t>
      </w:r>
      <w:r w:rsidR="7E9D9E71" w:rsidRPr="7E9D9E71">
        <w:rPr>
          <w:rFonts w:eastAsia="Times New Roman"/>
          <w:lang w:val="en-US"/>
        </w:rPr>
        <w:t xml:space="preserve"> of predicted</w:t>
      </w:r>
      <w:r w:rsidR="098BC58A" w:rsidRPr="098BC58A">
        <w:rPr>
          <w:rFonts w:eastAsia="Times New Roman"/>
          <w:lang w:val="en-US"/>
        </w:rPr>
        <w:t xml:space="preserve"> temperature </w:t>
      </w:r>
      <w:r w:rsidR="69F7A250" w:rsidRPr="69F7A250">
        <w:rPr>
          <w:rFonts w:eastAsia="Times New Roman"/>
          <w:lang w:val="en-US"/>
        </w:rPr>
        <w:t xml:space="preserve">and pressure conditions into </w:t>
      </w:r>
      <w:r w:rsidR="3BE24010" w:rsidRPr="3BE24010">
        <w:rPr>
          <w:rFonts w:eastAsia="Times New Roman"/>
          <w:lang w:val="en-US"/>
        </w:rPr>
        <w:t xml:space="preserve">aviation relevant </w:t>
      </w:r>
      <w:r w:rsidR="6C8E6C47" w:rsidRPr="6C8E6C47">
        <w:rPr>
          <w:rFonts w:eastAsia="Times New Roman"/>
          <w:lang w:val="en-US"/>
        </w:rPr>
        <w:t xml:space="preserve">DA. </w:t>
      </w:r>
      <w:r w:rsidR="7E90EFD1" w:rsidRPr="7E90EFD1">
        <w:rPr>
          <w:rFonts w:eastAsia="Times New Roman"/>
          <w:lang w:val="en-US"/>
        </w:rPr>
        <w:t xml:space="preserve">The obtained DA </w:t>
      </w:r>
      <w:r w:rsidR="50640710" w:rsidRPr="50640710">
        <w:rPr>
          <w:rFonts w:eastAsia="Times New Roman"/>
          <w:lang w:val="en-US"/>
        </w:rPr>
        <w:t>at VCBI</w:t>
      </w:r>
      <w:r w:rsidR="7E90EFD1" w:rsidRPr="7E90EFD1">
        <w:rPr>
          <w:rFonts w:eastAsia="Times New Roman"/>
          <w:lang w:val="en-US"/>
        </w:rPr>
        <w:t xml:space="preserve"> is categorized as Normal, </w:t>
      </w:r>
      <w:r w:rsidR="5715F7F8" w:rsidRPr="5715F7F8">
        <w:rPr>
          <w:rFonts w:eastAsia="Times New Roman"/>
          <w:lang w:val="en-US"/>
        </w:rPr>
        <w:t xml:space="preserve">Elevated and </w:t>
      </w:r>
      <w:r w:rsidR="7A11EECD" w:rsidRPr="7A11EECD">
        <w:rPr>
          <w:rFonts w:eastAsia="Times New Roman"/>
          <w:lang w:val="en-US"/>
        </w:rPr>
        <w:t>Critical</w:t>
      </w:r>
      <w:r w:rsidR="5C604945" w:rsidRPr="5C604945">
        <w:rPr>
          <w:rFonts w:eastAsia="Times New Roman"/>
          <w:lang w:val="en-US"/>
        </w:rPr>
        <w:t xml:space="preserve"> depending </w:t>
      </w:r>
      <w:r w:rsidR="3ACD946E" w:rsidRPr="3ACD946E">
        <w:rPr>
          <w:rFonts w:eastAsia="Times New Roman"/>
          <w:lang w:val="en-US"/>
        </w:rPr>
        <w:t>on the operational thresholds.</w:t>
      </w:r>
      <w:r w:rsidR="094A7E4F" w:rsidRPr="094A7E4F">
        <w:rPr>
          <w:rFonts w:eastAsia="Times New Roman"/>
          <w:lang w:val="en-US"/>
        </w:rPr>
        <w:t xml:space="preserve"> </w:t>
      </w:r>
    </w:p>
    <w:p w14:paraId="53853CEF" w14:textId="283A0D0F" w:rsidR="3685B68D" w:rsidRDefault="3685B68D" w:rsidP="3685B68D">
      <w:pPr>
        <w:pStyle w:val="bulletlist"/>
        <w:numPr>
          <w:ilvl w:val="0"/>
          <w:numId w:val="0"/>
        </w:numPr>
        <w:rPr>
          <w:rFonts w:eastAsia="Times New Roman"/>
          <w:lang w:val="en-US"/>
        </w:rPr>
      </w:pPr>
    </w:p>
    <w:p w14:paraId="0FC788D3" w14:textId="795EB2DD" w:rsidR="430552FE" w:rsidRDefault="26F2C6BB" w:rsidP="430552FE">
      <w:pPr>
        <w:pStyle w:val="Heading2"/>
      </w:pPr>
      <w:r>
        <w:t>Wind Predictio</w:t>
      </w:r>
      <w:r w:rsidR="001C6704">
        <w:t>n</w:t>
      </w:r>
    </w:p>
    <w:p w14:paraId="47BF572E" w14:textId="512F8F18" w:rsidR="430552FE" w:rsidRDefault="5BE15D5C" w:rsidP="0796CE69">
      <w:pPr>
        <w:pStyle w:val="bulletlist"/>
        <w:numPr>
          <w:ilvl w:val="0"/>
          <w:numId w:val="0"/>
        </w:numPr>
      </w:pPr>
      <w:r w:rsidRPr="5BE15D5C">
        <w:rPr>
          <w:lang w:val="en-US"/>
        </w:rPr>
        <w:t xml:space="preserve"> </w:t>
      </w:r>
      <w:r w:rsidR="3E9D2303" w:rsidRPr="3E9D2303">
        <w:rPr>
          <w:lang w:val="en-US"/>
        </w:rPr>
        <w:t xml:space="preserve">This </w:t>
      </w:r>
      <w:r w:rsidR="2D46EE07" w:rsidRPr="2D46EE07">
        <w:rPr>
          <w:lang w:val="en-US"/>
        </w:rPr>
        <w:t>particular</w:t>
      </w:r>
      <w:r w:rsidR="78E827B8" w:rsidRPr="78E827B8">
        <w:rPr>
          <w:lang w:val="en-US"/>
        </w:rPr>
        <w:t xml:space="preserve"> section</w:t>
      </w:r>
      <w:r w:rsidR="74347D04" w:rsidRPr="74347D04">
        <w:rPr>
          <w:lang w:val="en-US"/>
        </w:rPr>
        <w:t xml:space="preserve"> elaborates </w:t>
      </w:r>
      <w:r w:rsidR="5C5B71C7" w:rsidRPr="5C5B71C7">
        <w:rPr>
          <w:lang w:val="en-US"/>
        </w:rPr>
        <w:t xml:space="preserve">on the </w:t>
      </w:r>
      <w:r w:rsidR="32A62D0E" w:rsidRPr="32A62D0E">
        <w:rPr>
          <w:lang w:val="en-US"/>
        </w:rPr>
        <w:t xml:space="preserve">method </w:t>
      </w:r>
      <w:r w:rsidR="5A237430" w:rsidRPr="5A237430">
        <w:rPr>
          <w:lang w:val="en-US"/>
        </w:rPr>
        <w:t>and architecture</w:t>
      </w:r>
      <w:r w:rsidR="0796CE69" w:rsidRPr="0796CE69">
        <w:rPr>
          <w:lang w:val="en-US"/>
        </w:rPr>
        <w:t xml:space="preserve"> </w:t>
      </w:r>
      <w:r w:rsidRPr="5BE15D5C">
        <w:rPr>
          <w:lang w:val="en-US"/>
        </w:rPr>
        <w:t xml:space="preserve">of the Hyper-Local </w:t>
      </w:r>
      <w:r w:rsidR="67FE4584" w:rsidRPr="67FE4584">
        <w:rPr>
          <w:lang w:val="en-US"/>
        </w:rPr>
        <w:t xml:space="preserve">Wind </w:t>
      </w:r>
      <w:r w:rsidR="25A062A0" w:rsidRPr="25A062A0">
        <w:rPr>
          <w:lang w:val="en-US"/>
        </w:rPr>
        <w:t xml:space="preserve">Prediction and </w:t>
      </w:r>
      <w:r w:rsidR="6EA10DC0" w:rsidRPr="6EA10DC0">
        <w:rPr>
          <w:lang w:val="en-US"/>
        </w:rPr>
        <w:t xml:space="preserve">ML Ops </w:t>
      </w:r>
      <w:r w:rsidR="62FBAC30" w:rsidRPr="62FBAC30">
        <w:rPr>
          <w:lang w:val="en-US"/>
        </w:rPr>
        <w:t>Engine,</w:t>
      </w:r>
      <w:r w:rsidRPr="5BE15D5C">
        <w:rPr>
          <w:lang w:val="en-US"/>
        </w:rPr>
        <w:t xml:space="preserve"> </w:t>
      </w:r>
      <w:r w:rsidR="083C4821" w:rsidRPr="083C4821">
        <w:rPr>
          <w:lang w:val="en-US"/>
        </w:rPr>
        <w:t xml:space="preserve">which </w:t>
      </w:r>
      <w:r w:rsidR="2F8E1236" w:rsidRPr="2F8E1236">
        <w:rPr>
          <w:lang w:val="en-US"/>
        </w:rPr>
        <w:t xml:space="preserve">forms the </w:t>
      </w:r>
      <w:r w:rsidR="2429487A" w:rsidRPr="2429487A">
        <w:rPr>
          <w:lang w:val="en-US"/>
        </w:rPr>
        <w:t xml:space="preserve">core of the overall </w:t>
      </w:r>
      <w:r w:rsidR="3BA74BF5" w:rsidRPr="3BA74BF5">
        <w:rPr>
          <w:lang w:val="en-US"/>
        </w:rPr>
        <w:t xml:space="preserve">predictive </w:t>
      </w:r>
      <w:r w:rsidR="0DF80234" w:rsidRPr="0DF80234">
        <w:rPr>
          <w:lang w:val="en-US"/>
        </w:rPr>
        <w:t>module</w:t>
      </w:r>
      <w:r w:rsidR="4358A20A" w:rsidRPr="4358A20A">
        <w:rPr>
          <w:lang w:val="en-US"/>
        </w:rPr>
        <w:t>.</w:t>
      </w:r>
      <w:r w:rsidR="2429487A" w:rsidRPr="2429487A">
        <w:rPr>
          <w:lang w:val="en-US"/>
        </w:rPr>
        <w:t xml:space="preserve"> </w:t>
      </w:r>
      <w:r w:rsidR="6D0F43F6" w:rsidRPr="6D0F43F6">
        <w:rPr>
          <w:lang w:val="en-US"/>
        </w:rPr>
        <w:t xml:space="preserve">The main goal of </w:t>
      </w:r>
      <w:r w:rsidR="37603ECD" w:rsidRPr="37603ECD">
        <w:rPr>
          <w:lang w:val="en-US"/>
        </w:rPr>
        <w:t>this</w:t>
      </w:r>
      <w:r w:rsidR="6D0F43F6" w:rsidRPr="6D0F43F6">
        <w:rPr>
          <w:lang w:val="en-US"/>
        </w:rPr>
        <w:t xml:space="preserve"> </w:t>
      </w:r>
      <w:r w:rsidR="6487ED56" w:rsidRPr="6487ED56">
        <w:rPr>
          <w:lang w:val="en-US"/>
        </w:rPr>
        <w:t xml:space="preserve">particular module </w:t>
      </w:r>
      <w:r w:rsidR="5B3FADA5" w:rsidRPr="5B3FADA5">
        <w:rPr>
          <w:lang w:val="en-US"/>
        </w:rPr>
        <w:t xml:space="preserve">is to </w:t>
      </w:r>
      <w:r w:rsidR="2685A687" w:rsidRPr="2685A687">
        <w:rPr>
          <w:lang w:val="en-US"/>
        </w:rPr>
        <w:t xml:space="preserve">predict volatile </w:t>
      </w:r>
      <w:r w:rsidR="410F4297" w:rsidRPr="410F4297">
        <w:rPr>
          <w:lang w:val="en-US"/>
        </w:rPr>
        <w:t>and runway</w:t>
      </w:r>
      <w:r w:rsidR="4EFF530B" w:rsidRPr="4EFF530B">
        <w:rPr>
          <w:lang w:val="en-US"/>
        </w:rPr>
        <w:t>-</w:t>
      </w:r>
      <w:r w:rsidR="6E651FC3" w:rsidRPr="6E651FC3">
        <w:rPr>
          <w:lang w:val="en-US"/>
        </w:rPr>
        <w:t xml:space="preserve">specific wind </w:t>
      </w:r>
      <w:r w:rsidR="29465359" w:rsidRPr="29465359">
        <w:rPr>
          <w:lang w:val="en-US"/>
        </w:rPr>
        <w:t>pattern in the VCBI</w:t>
      </w:r>
      <w:r w:rsidR="28FE85ED" w:rsidRPr="28FE85ED">
        <w:rPr>
          <w:lang w:val="en-US"/>
        </w:rPr>
        <w:t>.</w:t>
      </w:r>
      <w:r w:rsidR="29465359" w:rsidRPr="29465359">
        <w:rPr>
          <w:lang w:val="en-US"/>
        </w:rPr>
        <w:t xml:space="preserve"> </w:t>
      </w:r>
      <w:r w:rsidR="40E34C1B" w:rsidRPr="40E34C1B">
        <w:rPr>
          <w:lang w:val="en-US"/>
        </w:rPr>
        <w:t xml:space="preserve">This is </w:t>
      </w:r>
      <w:r w:rsidR="71874BD6" w:rsidRPr="71874BD6">
        <w:rPr>
          <w:lang w:val="en-US"/>
        </w:rPr>
        <w:t>achieved</w:t>
      </w:r>
      <w:r w:rsidR="40E34C1B" w:rsidRPr="40E34C1B">
        <w:rPr>
          <w:lang w:val="en-US"/>
        </w:rPr>
        <w:t xml:space="preserve"> </w:t>
      </w:r>
      <w:r w:rsidR="4E6BC075" w:rsidRPr="4E6BC075">
        <w:rPr>
          <w:lang w:val="en-US"/>
        </w:rPr>
        <w:t xml:space="preserve">through the </w:t>
      </w:r>
      <w:r w:rsidR="5077D8D3" w:rsidRPr="5077D8D3">
        <w:rPr>
          <w:lang w:val="en-US"/>
        </w:rPr>
        <w:t>integration</w:t>
      </w:r>
      <w:r w:rsidR="78E5EA23" w:rsidRPr="78E5EA23">
        <w:rPr>
          <w:lang w:val="en-US"/>
        </w:rPr>
        <w:t xml:space="preserve"> of the </w:t>
      </w:r>
      <w:r w:rsidR="24841D9F" w:rsidRPr="24841D9F">
        <w:rPr>
          <w:lang w:val="en-US"/>
        </w:rPr>
        <w:t xml:space="preserve">continuous cloud-based </w:t>
      </w:r>
      <w:r w:rsidR="57EA031D" w:rsidRPr="57EA031D">
        <w:rPr>
          <w:lang w:val="en-US"/>
        </w:rPr>
        <w:t xml:space="preserve">pipeline, </w:t>
      </w:r>
      <w:r w:rsidR="05480BEA" w:rsidRPr="05480BEA">
        <w:rPr>
          <w:lang w:val="en-US"/>
        </w:rPr>
        <w:t xml:space="preserve">advanced </w:t>
      </w:r>
      <w:r w:rsidR="0B3C7699" w:rsidRPr="0B3C7699">
        <w:rPr>
          <w:lang w:val="en-US"/>
        </w:rPr>
        <w:t xml:space="preserve">hybrid ML </w:t>
      </w:r>
      <w:r w:rsidR="05901471" w:rsidRPr="05901471">
        <w:rPr>
          <w:lang w:val="en-US"/>
        </w:rPr>
        <w:t>architecture</w:t>
      </w:r>
      <w:r w:rsidR="4BA16E83" w:rsidRPr="4BA16E83">
        <w:rPr>
          <w:lang w:val="en-US"/>
        </w:rPr>
        <w:t xml:space="preserve">, and </w:t>
      </w:r>
      <w:r w:rsidR="41A60E8D" w:rsidRPr="41A60E8D">
        <w:rPr>
          <w:lang w:val="en-US"/>
        </w:rPr>
        <w:t xml:space="preserve">aerodynamic </w:t>
      </w:r>
      <w:r w:rsidR="3DBD81CB" w:rsidRPr="3DBD81CB">
        <w:rPr>
          <w:lang w:val="en-US"/>
        </w:rPr>
        <w:t xml:space="preserve">safety computation. </w:t>
      </w:r>
      <w:r w:rsidR="3B613ED7" w:rsidRPr="3B613ED7">
        <w:rPr>
          <w:lang w:val="en-US"/>
        </w:rPr>
        <w:t xml:space="preserve">Below is the implementation of the </w:t>
      </w:r>
      <w:r w:rsidR="336A4447" w:rsidRPr="336A4447">
        <w:rPr>
          <w:lang w:val="en-US"/>
        </w:rPr>
        <w:t xml:space="preserve">particular </w:t>
      </w:r>
      <w:r w:rsidR="4A251403" w:rsidRPr="4A251403">
        <w:rPr>
          <w:lang w:val="en-US"/>
        </w:rPr>
        <w:t>module</w:t>
      </w:r>
      <w:r w:rsidR="7C05F961" w:rsidRPr="7C05F961">
        <w:rPr>
          <w:lang w:val="en-US"/>
        </w:rPr>
        <w:t>.</w:t>
      </w:r>
    </w:p>
    <w:p w14:paraId="1F98C6C3" w14:textId="4E009AC4" w:rsidR="7F702181" w:rsidRDefault="3AA72166" w:rsidP="7F702181">
      <w:pPr>
        <w:pStyle w:val="bulletlist"/>
        <w:numPr>
          <w:ilvl w:val="0"/>
          <w:numId w:val="0"/>
        </w:numPr>
      </w:pPr>
      <w:r w:rsidRPr="3AA72166">
        <w:rPr>
          <w:lang w:val="en-US"/>
        </w:rPr>
        <w:t xml:space="preserve">In order to facilitate real-time prediction </w:t>
      </w:r>
      <w:r w:rsidR="0A47F704" w:rsidRPr="0A47F704">
        <w:rPr>
          <w:lang w:val="en-US"/>
        </w:rPr>
        <w:t xml:space="preserve">a </w:t>
      </w:r>
      <w:r w:rsidR="6C59F13B" w:rsidRPr="6C59F13B">
        <w:rPr>
          <w:lang w:val="en-US"/>
        </w:rPr>
        <w:t>powerful</w:t>
      </w:r>
      <w:r w:rsidR="7DA3AA36" w:rsidRPr="7DA3AA36">
        <w:rPr>
          <w:lang w:val="en-US"/>
        </w:rPr>
        <w:t xml:space="preserve"> </w:t>
      </w:r>
      <w:r w:rsidR="001C6704" w:rsidRPr="50640710">
        <w:rPr>
          <w:lang w:val="en-US"/>
        </w:rPr>
        <w:t>Repetitional</w:t>
      </w:r>
      <w:r w:rsidR="50640710" w:rsidRPr="50640710">
        <w:rPr>
          <w:lang w:val="en-US"/>
        </w:rPr>
        <w:t xml:space="preserve"> </w:t>
      </w:r>
      <w:r w:rsidR="5818439A" w:rsidRPr="5818439A">
        <w:rPr>
          <w:lang w:val="en-US"/>
        </w:rPr>
        <w:t xml:space="preserve"> state </w:t>
      </w:r>
      <w:r w:rsidR="39E64FD3" w:rsidRPr="39E64FD3">
        <w:rPr>
          <w:lang w:val="en-US"/>
        </w:rPr>
        <w:t xml:space="preserve">Transfer </w:t>
      </w:r>
      <w:r w:rsidR="7DE1F14C" w:rsidRPr="7DE1F14C">
        <w:rPr>
          <w:lang w:val="en-US"/>
        </w:rPr>
        <w:t xml:space="preserve">Application Programming </w:t>
      </w:r>
      <w:r w:rsidR="29268F47" w:rsidRPr="29268F47">
        <w:rPr>
          <w:lang w:val="en-US"/>
        </w:rPr>
        <w:t xml:space="preserve">interface </w:t>
      </w:r>
      <w:r w:rsidR="6A5D3787" w:rsidRPr="6A5D3787">
        <w:rPr>
          <w:lang w:val="en-US"/>
        </w:rPr>
        <w:t>(</w:t>
      </w:r>
      <w:r w:rsidR="4096DECF" w:rsidRPr="4096DECF">
        <w:rPr>
          <w:lang w:val="en-US"/>
        </w:rPr>
        <w:t xml:space="preserve">REST </w:t>
      </w:r>
      <w:r w:rsidR="18DB76B3" w:rsidRPr="18DB76B3">
        <w:rPr>
          <w:lang w:val="en-US"/>
        </w:rPr>
        <w:t xml:space="preserve">API) </w:t>
      </w:r>
      <w:r w:rsidR="20F15F4B" w:rsidRPr="20F15F4B">
        <w:rPr>
          <w:lang w:val="en-US"/>
        </w:rPr>
        <w:t>was built</w:t>
      </w:r>
      <w:r w:rsidR="0FD88E9B" w:rsidRPr="0FD88E9B">
        <w:rPr>
          <w:lang w:val="en-US"/>
        </w:rPr>
        <w:t xml:space="preserve"> using </w:t>
      </w:r>
      <w:r w:rsidR="3A5F608D" w:rsidRPr="3A5F608D">
        <w:rPr>
          <w:lang w:val="en-US"/>
        </w:rPr>
        <w:t>Fast API</w:t>
      </w:r>
      <w:r w:rsidR="64C2FF22" w:rsidRPr="64C2FF22">
        <w:rPr>
          <w:lang w:val="en-US"/>
        </w:rPr>
        <w:t xml:space="preserve"> </w:t>
      </w:r>
      <w:r w:rsidR="5EB2026D" w:rsidRPr="5EB2026D">
        <w:rPr>
          <w:lang w:val="en-US"/>
        </w:rPr>
        <w:t xml:space="preserve">and </w:t>
      </w:r>
      <w:r w:rsidR="3A5F608D" w:rsidRPr="3A5F608D">
        <w:rPr>
          <w:lang w:val="en-US"/>
        </w:rPr>
        <w:t xml:space="preserve">decoupled plugin </w:t>
      </w:r>
      <w:r w:rsidR="7FEA7D40" w:rsidRPr="7FEA7D40">
        <w:rPr>
          <w:lang w:val="en-US"/>
        </w:rPr>
        <w:t>architecture.</w:t>
      </w:r>
      <w:r w:rsidR="0B577159" w:rsidRPr="0B577159">
        <w:rPr>
          <w:lang w:val="en-US"/>
        </w:rPr>
        <w:t xml:space="preserve"> Automated </w:t>
      </w:r>
      <w:r w:rsidR="01C7474F" w:rsidRPr="01C7474F">
        <w:rPr>
          <w:lang w:val="en-US"/>
        </w:rPr>
        <w:t>ML-</w:t>
      </w:r>
      <w:r w:rsidR="01A4B21D" w:rsidRPr="01A4B21D">
        <w:rPr>
          <w:lang w:val="en-US"/>
        </w:rPr>
        <w:t>OPS</w:t>
      </w:r>
      <w:r w:rsidR="0B577159" w:rsidRPr="0B577159">
        <w:rPr>
          <w:lang w:val="en-US"/>
        </w:rPr>
        <w:t xml:space="preserve"> pipeline </w:t>
      </w:r>
      <w:r w:rsidR="00573E7D" w:rsidRPr="0B577159">
        <w:rPr>
          <w:lang w:val="en-US"/>
        </w:rPr>
        <w:t>running</w:t>
      </w:r>
      <w:r w:rsidR="0B577159" w:rsidRPr="0B577159">
        <w:rPr>
          <w:lang w:val="en-US"/>
        </w:rPr>
        <w:t xml:space="preserve"> on </w:t>
      </w:r>
      <w:r w:rsidR="0077C2D3" w:rsidRPr="0077C2D3">
        <w:rPr>
          <w:lang w:val="en-US"/>
        </w:rPr>
        <w:t xml:space="preserve">APSchedular </w:t>
      </w:r>
      <w:r w:rsidR="36DBE1B3" w:rsidRPr="36DBE1B3">
        <w:rPr>
          <w:lang w:val="en-US"/>
        </w:rPr>
        <w:t xml:space="preserve">ingests </w:t>
      </w:r>
      <w:r w:rsidR="30468105" w:rsidRPr="30468105">
        <w:rPr>
          <w:lang w:val="en-US"/>
        </w:rPr>
        <w:t xml:space="preserve">live </w:t>
      </w:r>
      <w:r w:rsidR="3CB5F72D" w:rsidRPr="3CB5F72D">
        <w:rPr>
          <w:lang w:val="en-US"/>
        </w:rPr>
        <w:t xml:space="preserve">METAR </w:t>
      </w:r>
      <w:r w:rsidR="25C963F5" w:rsidRPr="25C963F5">
        <w:rPr>
          <w:lang w:val="en-US"/>
        </w:rPr>
        <w:t xml:space="preserve">telemetry </w:t>
      </w:r>
      <w:r w:rsidR="0E8488E1" w:rsidRPr="0E8488E1">
        <w:rPr>
          <w:lang w:val="en-US"/>
        </w:rPr>
        <w:t>every 1 hour</w:t>
      </w:r>
      <w:r w:rsidR="302966BD" w:rsidRPr="302966BD">
        <w:rPr>
          <w:lang w:val="en-US"/>
        </w:rPr>
        <w:t xml:space="preserve">. Main cloud </w:t>
      </w:r>
      <w:r w:rsidR="427F3E60" w:rsidRPr="427F3E60">
        <w:rPr>
          <w:lang w:val="en-US"/>
        </w:rPr>
        <w:t xml:space="preserve">synchronization </w:t>
      </w:r>
      <w:r w:rsidR="18BAD4A2" w:rsidRPr="18BAD4A2">
        <w:rPr>
          <w:lang w:val="en-US"/>
        </w:rPr>
        <w:t>and real</w:t>
      </w:r>
      <w:r w:rsidR="6ABE588F" w:rsidRPr="6ABE588F">
        <w:rPr>
          <w:lang w:val="en-US"/>
        </w:rPr>
        <w:t>-time</w:t>
      </w:r>
      <w:r w:rsidR="7ABF0E87" w:rsidRPr="7ABF0E87">
        <w:rPr>
          <w:lang w:val="en-US"/>
        </w:rPr>
        <w:t xml:space="preserve"> data </w:t>
      </w:r>
      <w:r w:rsidR="597FB5ED" w:rsidRPr="597FB5ED">
        <w:rPr>
          <w:lang w:val="en-US"/>
        </w:rPr>
        <w:t xml:space="preserve">broadcasting </w:t>
      </w:r>
      <w:r w:rsidR="6FC1D8AE" w:rsidRPr="6FC1D8AE">
        <w:rPr>
          <w:lang w:val="en-US"/>
        </w:rPr>
        <w:t xml:space="preserve">are </w:t>
      </w:r>
      <w:r w:rsidR="2BBEBC1A" w:rsidRPr="2BBEBC1A">
        <w:rPr>
          <w:lang w:val="en-US"/>
        </w:rPr>
        <w:t xml:space="preserve">facilitated </w:t>
      </w:r>
      <w:r w:rsidR="1CD607EE" w:rsidRPr="1CD607EE">
        <w:rPr>
          <w:lang w:val="en-US"/>
        </w:rPr>
        <w:t xml:space="preserve">by </w:t>
      </w:r>
      <w:r w:rsidR="37E56095" w:rsidRPr="37E56095">
        <w:rPr>
          <w:lang w:val="en-US"/>
        </w:rPr>
        <w:t>Superbase</w:t>
      </w:r>
      <w:r w:rsidR="3C911E58" w:rsidRPr="3C911E58">
        <w:rPr>
          <w:lang w:val="en-US"/>
        </w:rPr>
        <w:t xml:space="preserve">. </w:t>
      </w:r>
      <w:r w:rsidR="51B8CD75" w:rsidRPr="51B8CD75">
        <w:rPr>
          <w:lang w:val="en-US"/>
        </w:rPr>
        <w:t xml:space="preserve">That one </w:t>
      </w:r>
      <w:r w:rsidR="5EFE0760" w:rsidRPr="5EFE0760">
        <w:rPr>
          <w:lang w:val="en-US"/>
        </w:rPr>
        <w:t xml:space="preserve">central </w:t>
      </w:r>
      <w:r w:rsidR="5DB40DB5" w:rsidRPr="5DB40DB5">
        <w:rPr>
          <w:lang w:val="en-US"/>
        </w:rPr>
        <w:t xml:space="preserve">cloud </w:t>
      </w:r>
      <w:r w:rsidR="0EA28407" w:rsidRPr="0EA28407">
        <w:rPr>
          <w:lang w:val="en-US"/>
        </w:rPr>
        <w:t xml:space="preserve">Database </w:t>
      </w:r>
      <w:r w:rsidR="03DBF1E9" w:rsidRPr="03DBF1E9">
        <w:rPr>
          <w:lang w:val="en-US"/>
        </w:rPr>
        <w:t xml:space="preserve">where live </w:t>
      </w:r>
      <w:r w:rsidR="6A019657" w:rsidRPr="6A019657">
        <w:rPr>
          <w:lang w:val="en-US"/>
        </w:rPr>
        <w:t xml:space="preserve">inference results are </w:t>
      </w:r>
      <w:r w:rsidR="69CA5C27" w:rsidRPr="69CA5C27">
        <w:rPr>
          <w:lang w:val="en-US"/>
        </w:rPr>
        <w:t>served for the frontend dashboard.</w:t>
      </w:r>
      <w:r w:rsidR="20899B39" w:rsidRPr="20899B39">
        <w:rPr>
          <w:lang w:val="en-US"/>
        </w:rPr>
        <w:t xml:space="preserve"> </w:t>
      </w:r>
      <w:r w:rsidR="7DC63194" w:rsidRPr="7DC63194">
        <w:rPr>
          <w:lang w:val="en-US"/>
        </w:rPr>
        <w:t>Moreover</w:t>
      </w:r>
      <w:r w:rsidR="20899B39" w:rsidRPr="20899B39">
        <w:rPr>
          <w:lang w:val="en-US"/>
        </w:rPr>
        <w:t xml:space="preserve"> a dynamic retrain script updates model </w:t>
      </w:r>
      <w:r w:rsidR="2B5C9D54" w:rsidRPr="2B5C9D54">
        <w:rPr>
          <w:lang w:val="en-US"/>
        </w:rPr>
        <w:t xml:space="preserve">weights on a monthly </w:t>
      </w:r>
      <w:r w:rsidR="6386C086" w:rsidRPr="6386C086">
        <w:rPr>
          <w:lang w:val="en-US"/>
        </w:rPr>
        <w:t xml:space="preserve">basis with new </w:t>
      </w:r>
      <w:r w:rsidR="63D9BF23" w:rsidRPr="63D9BF23">
        <w:rPr>
          <w:lang w:val="en-US"/>
        </w:rPr>
        <w:t xml:space="preserve">ingested </w:t>
      </w:r>
      <w:r w:rsidR="5B2BD43C" w:rsidRPr="5B2BD43C">
        <w:rPr>
          <w:lang w:val="en-US"/>
        </w:rPr>
        <w:t>seasonal data through</w:t>
      </w:r>
      <w:r w:rsidR="08E85F76" w:rsidRPr="08E85F76">
        <w:rPr>
          <w:lang w:val="en-US"/>
        </w:rPr>
        <w:t xml:space="preserve"> hot-</w:t>
      </w:r>
      <w:r w:rsidR="0E0C0065" w:rsidRPr="0E0C0065">
        <w:rPr>
          <w:lang w:val="en-US"/>
        </w:rPr>
        <w:t>reloading</w:t>
      </w:r>
      <w:r w:rsidR="74F738A0" w:rsidRPr="74F738A0">
        <w:rPr>
          <w:lang w:val="en-US"/>
        </w:rPr>
        <w:t xml:space="preserve">, thereby </w:t>
      </w:r>
      <w:r w:rsidR="4FC105A2" w:rsidRPr="4FC105A2">
        <w:rPr>
          <w:lang w:val="en-US"/>
        </w:rPr>
        <w:t xml:space="preserve">ensuring </w:t>
      </w:r>
      <w:r w:rsidR="05B4D9D5" w:rsidRPr="05B4D9D5">
        <w:rPr>
          <w:lang w:val="en-US"/>
        </w:rPr>
        <w:t>zero server downtime.</w:t>
      </w:r>
    </w:p>
    <w:p w14:paraId="4030D0A8" w14:textId="16A56E3B" w:rsidR="75F2180A" w:rsidRDefault="7D064001" w:rsidP="0481AB55">
      <w:pPr>
        <w:pStyle w:val="bulletlist"/>
        <w:numPr>
          <w:ilvl w:val="0"/>
          <w:numId w:val="0"/>
        </w:numPr>
      </w:pPr>
      <w:r w:rsidRPr="7D064001">
        <w:rPr>
          <w:lang w:val="en-US"/>
        </w:rPr>
        <w:t>In order to enable the M</w:t>
      </w:r>
      <w:r w:rsidR="00F96BCC">
        <w:rPr>
          <w:lang w:val="en-US"/>
        </w:rPr>
        <w:t>L</w:t>
      </w:r>
      <w:r w:rsidRPr="7D064001">
        <w:rPr>
          <w:lang w:val="en-US"/>
        </w:rPr>
        <w:t xml:space="preserve"> algorithms to find non-linear relationships in the atmosphere, the raw METAR data went through extensive feature engineering. The wind direction </w:t>
      </w:r>
      <w:r w:rsidR="1DF2D883" w:rsidRPr="1DF2D883">
        <w:rPr>
          <w:lang w:val="en-US"/>
        </w:rPr>
        <w:t>(0</w:t>
      </w:r>
      <w:r w:rsidR="1DF2D883" w:rsidRPr="1DF2D883">
        <w:rPr>
          <w:rFonts w:eastAsia="Times New Roman"/>
          <w:lang w:val="en-US"/>
        </w:rPr>
        <w:t xml:space="preserve">° - </w:t>
      </w:r>
      <w:r w:rsidR="1EC69D4E" w:rsidRPr="1EC69D4E">
        <w:rPr>
          <w:rFonts w:eastAsia="Times New Roman"/>
          <w:lang w:val="en-US"/>
        </w:rPr>
        <w:t>36</w:t>
      </w:r>
      <w:r w:rsidR="1EC69D4E" w:rsidRPr="1EC69D4E">
        <w:rPr>
          <w:lang w:val="en-US"/>
        </w:rPr>
        <w:t>0</w:t>
      </w:r>
      <w:r w:rsidR="21E65404" w:rsidRPr="21E65404">
        <w:rPr>
          <w:rFonts w:eastAsia="Times New Roman"/>
          <w:lang w:val="en-US"/>
        </w:rPr>
        <w:t>°</w:t>
      </w:r>
      <w:r w:rsidR="21E65404" w:rsidRPr="21E65404">
        <w:rPr>
          <w:lang w:val="en-US"/>
        </w:rPr>
        <w:t xml:space="preserve">) </w:t>
      </w:r>
      <w:r w:rsidR="64D056AF" w:rsidRPr="64D056AF">
        <w:rPr>
          <w:lang w:val="en-US"/>
        </w:rPr>
        <w:t xml:space="preserve">and time </w:t>
      </w:r>
      <w:r w:rsidR="5DF0861D" w:rsidRPr="5DF0861D">
        <w:rPr>
          <w:lang w:val="en-US"/>
        </w:rPr>
        <w:t xml:space="preserve">of day </w:t>
      </w:r>
      <w:r w:rsidR="5A33F028" w:rsidRPr="5A33F028">
        <w:rPr>
          <w:lang w:val="en-US"/>
        </w:rPr>
        <w:t xml:space="preserve">were converted </w:t>
      </w:r>
      <w:r w:rsidR="2907F856" w:rsidRPr="2907F856">
        <w:rPr>
          <w:lang w:val="en-US"/>
        </w:rPr>
        <w:t xml:space="preserve">into sine and </w:t>
      </w:r>
      <w:r w:rsidR="0F6C3F29" w:rsidRPr="0F6C3F29">
        <w:rPr>
          <w:lang w:val="en-US"/>
        </w:rPr>
        <w:t xml:space="preserve">cosine vector </w:t>
      </w:r>
      <w:r w:rsidR="74E38EE9" w:rsidRPr="74E38EE9">
        <w:rPr>
          <w:lang w:val="en-US"/>
        </w:rPr>
        <w:t xml:space="preserve">components </w:t>
      </w:r>
      <w:r w:rsidR="5DDDDC49" w:rsidRPr="5DDDDC49">
        <w:rPr>
          <w:lang w:val="en-US"/>
        </w:rPr>
        <w:t xml:space="preserve">by </w:t>
      </w:r>
      <w:r w:rsidR="4BA30699" w:rsidRPr="4BA30699">
        <w:rPr>
          <w:lang w:val="en-US"/>
        </w:rPr>
        <w:t xml:space="preserve">applying </w:t>
      </w:r>
      <w:r w:rsidR="7FB8B62C" w:rsidRPr="7FB8B62C">
        <w:rPr>
          <w:lang w:val="en-US"/>
        </w:rPr>
        <w:t xml:space="preserve">cyclic </w:t>
      </w:r>
      <w:r w:rsidR="22D66D2D" w:rsidRPr="22D66D2D">
        <w:rPr>
          <w:lang w:val="en-US"/>
        </w:rPr>
        <w:t xml:space="preserve">encoding </w:t>
      </w:r>
      <w:r w:rsidR="40895BA3" w:rsidRPr="40895BA3">
        <w:rPr>
          <w:lang w:val="en-US"/>
        </w:rPr>
        <w:t xml:space="preserve">to maintain </w:t>
      </w:r>
      <w:r w:rsidR="0B5C25C3" w:rsidRPr="0B5C25C3">
        <w:rPr>
          <w:lang w:val="en-US"/>
        </w:rPr>
        <w:t xml:space="preserve">the </w:t>
      </w:r>
      <w:r w:rsidR="2F4B64F1" w:rsidRPr="2F4B64F1">
        <w:rPr>
          <w:lang w:val="en-US"/>
        </w:rPr>
        <w:t xml:space="preserve">cycle </w:t>
      </w:r>
      <w:r w:rsidR="432126CF" w:rsidRPr="432126CF">
        <w:rPr>
          <w:lang w:val="en-US"/>
        </w:rPr>
        <w:t>consistency.</w:t>
      </w:r>
      <w:r w:rsidR="22F9E3E2" w:rsidRPr="22F9E3E2">
        <w:rPr>
          <w:lang w:val="en-US"/>
        </w:rPr>
        <w:t xml:space="preserve"> </w:t>
      </w:r>
      <w:r w:rsidR="7218E205" w:rsidRPr="7218E205">
        <w:rPr>
          <w:lang w:val="en-US"/>
        </w:rPr>
        <w:t xml:space="preserve">The dew </w:t>
      </w:r>
      <w:r w:rsidR="115FED50" w:rsidRPr="115FED50">
        <w:rPr>
          <w:lang w:val="en-US"/>
        </w:rPr>
        <w:t xml:space="preserve">point </w:t>
      </w:r>
      <w:r w:rsidR="0D8BFF65" w:rsidRPr="0D8BFF65">
        <w:rPr>
          <w:lang w:val="en-US"/>
        </w:rPr>
        <w:t xml:space="preserve">depression was </w:t>
      </w:r>
      <w:r w:rsidR="6BDCD280" w:rsidRPr="6BDCD280">
        <w:rPr>
          <w:lang w:val="en-US"/>
        </w:rPr>
        <w:t xml:space="preserve">calculated by </w:t>
      </w:r>
      <w:r w:rsidR="74972F7F" w:rsidRPr="74972F7F">
        <w:rPr>
          <w:lang w:val="en-US"/>
        </w:rPr>
        <w:t xml:space="preserve">subtracting  the </w:t>
      </w:r>
      <w:r w:rsidR="0F8B25D2" w:rsidRPr="0F8B25D2">
        <w:rPr>
          <w:lang w:val="en-US"/>
        </w:rPr>
        <w:t xml:space="preserve">dew </w:t>
      </w:r>
      <w:r w:rsidR="301F9921" w:rsidRPr="301F9921">
        <w:rPr>
          <w:lang w:val="en-US"/>
        </w:rPr>
        <w:t>point from</w:t>
      </w:r>
      <w:r w:rsidR="5C701AFF" w:rsidRPr="5C701AFF">
        <w:rPr>
          <w:lang w:val="en-US"/>
        </w:rPr>
        <w:t xml:space="preserve"> dry bulb </w:t>
      </w:r>
      <w:r w:rsidR="206A2CF3" w:rsidRPr="206A2CF3">
        <w:rPr>
          <w:lang w:val="en-US"/>
        </w:rPr>
        <w:t xml:space="preserve">temperature </w:t>
      </w:r>
      <w:r w:rsidR="33130EB7" w:rsidRPr="33130EB7">
        <w:rPr>
          <w:lang w:val="en-US"/>
        </w:rPr>
        <w:t xml:space="preserve">as an </w:t>
      </w:r>
      <w:r w:rsidR="57E6C2D0" w:rsidRPr="57E6C2D0">
        <w:rPr>
          <w:lang w:val="en-US"/>
        </w:rPr>
        <w:t>indicator of air density</w:t>
      </w:r>
      <w:r w:rsidR="3679986E" w:rsidRPr="3679986E">
        <w:rPr>
          <w:lang w:val="en-US"/>
        </w:rPr>
        <w:t>.</w:t>
      </w:r>
      <w:r w:rsidR="3BD2F6C3" w:rsidRPr="3BD2F6C3">
        <w:rPr>
          <w:lang w:val="en-US"/>
        </w:rPr>
        <w:t xml:space="preserve"> </w:t>
      </w:r>
      <w:r w:rsidR="6B802B7B" w:rsidRPr="6B802B7B">
        <w:rPr>
          <w:lang w:val="en-US"/>
        </w:rPr>
        <w:t>Furthermore</w:t>
      </w:r>
      <w:r w:rsidR="3BC03BB4" w:rsidRPr="3BC03BB4">
        <w:rPr>
          <w:lang w:val="en-US"/>
        </w:rPr>
        <w:t>, 3</w:t>
      </w:r>
      <w:r w:rsidR="3972B481" w:rsidRPr="3972B481">
        <w:rPr>
          <w:lang w:val="en-US"/>
        </w:rPr>
        <w:t xml:space="preserve"> hours </w:t>
      </w:r>
      <w:r w:rsidR="130DF851" w:rsidRPr="130DF851">
        <w:rPr>
          <w:lang w:val="en-US"/>
        </w:rPr>
        <w:t>lag</w:t>
      </w:r>
      <w:r w:rsidR="3BD2F6C3" w:rsidRPr="3BD2F6C3">
        <w:rPr>
          <w:lang w:val="en-US"/>
        </w:rPr>
        <w:t xml:space="preserve"> features for the wind </w:t>
      </w:r>
      <w:r w:rsidR="30E362B0" w:rsidRPr="30E362B0">
        <w:rPr>
          <w:lang w:val="en-US"/>
        </w:rPr>
        <w:t xml:space="preserve">speed </w:t>
      </w:r>
      <w:r w:rsidR="543B1C55" w:rsidRPr="543B1C55">
        <w:rPr>
          <w:lang w:val="en-US"/>
        </w:rPr>
        <w:t>and pressure</w:t>
      </w:r>
      <w:r w:rsidR="5B7C379E" w:rsidRPr="5B7C379E">
        <w:rPr>
          <w:lang w:val="en-US"/>
        </w:rPr>
        <w:t xml:space="preserve"> (QNH</w:t>
      </w:r>
      <w:r w:rsidR="17A99D72" w:rsidRPr="17A99D72">
        <w:rPr>
          <w:lang w:val="en-US"/>
        </w:rPr>
        <w:t xml:space="preserve">) along with </w:t>
      </w:r>
      <w:r w:rsidR="52955AF1" w:rsidRPr="52955AF1">
        <w:rPr>
          <w:lang w:val="en-US"/>
        </w:rPr>
        <w:t xml:space="preserve">6 hours rolling </w:t>
      </w:r>
      <w:r w:rsidR="40DFD0FD" w:rsidRPr="40DFD0FD">
        <w:rPr>
          <w:lang w:val="en-US"/>
        </w:rPr>
        <w:t>averages</w:t>
      </w:r>
      <w:r w:rsidR="52955AF1" w:rsidRPr="52955AF1">
        <w:rPr>
          <w:lang w:val="en-US"/>
        </w:rPr>
        <w:t xml:space="preserve"> </w:t>
      </w:r>
      <w:r w:rsidR="387CF119" w:rsidRPr="387CF119">
        <w:rPr>
          <w:lang w:val="en-US"/>
        </w:rPr>
        <w:t xml:space="preserve">were </w:t>
      </w:r>
      <w:r w:rsidR="1F354F9C" w:rsidRPr="1F354F9C">
        <w:rPr>
          <w:lang w:val="en-US"/>
        </w:rPr>
        <w:t xml:space="preserve">created </w:t>
      </w:r>
      <w:r w:rsidR="7F338AC0" w:rsidRPr="7F338AC0">
        <w:rPr>
          <w:lang w:val="en-US"/>
        </w:rPr>
        <w:t xml:space="preserve">to remove </w:t>
      </w:r>
      <w:r w:rsidR="6221B15C" w:rsidRPr="6221B15C">
        <w:rPr>
          <w:lang w:val="en-US"/>
        </w:rPr>
        <w:t>micro</w:t>
      </w:r>
      <w:r w:rsidR="43815C66" w:rsidRPr="43815C66">
        <w:rPr>
          <w:lang w:val="en-US"/>
        </w:rPr>
        <w:t>-anomalies and</w:t>
      </w:r>
      <w:r w:rsidR="49F18EF0" w:rsidRPr="49F18EF0">
        <w:rPr>
          <w:lang w:val="en-US"/>
        </w:rPr>
        <w:t xml:space="preserve"> add </w:t>
      </w:r>
      <w:r w:rsidR="5FEC4E4B" w:rsidRPr="5FEC4E4B">
        <w:rPr>
          <w:lang w:val="en-US"/>
        </w:rPr>
        <w:t>temporal information</w:t>
      </w:r>
      <w:r w:rsidR="737A891F" w:rsidRPr="737A891F">
        <w:rPr>
          <w:lang w:val="en-US"/>
        </w:rPr>
        <w:t xml:space="preserve"> for the models.</w:t>
      </w:r>
    </w:p>
    <w:p w14:paraId="7D0DE745" w14:textId="339CF724" w:rsidR="737A891F" w:rsidRDefault="737A891F" w:rsidP="737A891F">
      <w:pPr>
        <w:pStyle w:val="bulletlist"/>
        <w:numPr>
          <w:ilvl w:val="0"/>
          <w:numId w:val="0"/>
        </w:numPr>
        <w:rPr>
          <w:lang w:val="en-US"/>
        </w:rPr>
      </w:pPr>
      <w:r w:rsidRPr="737A891F">
        <w:rPr>
          <w:lang w:val="en-US"/>
        </w:rPr>
        <w:lastRenderedPageBreak/>
        <w:t xml:space="preserve">The Accuracy </w:t>
      </w:r>
      <w:r w:rsidR="00BE431F">
        <w:rPr>
          <w:lang w:val="en-US"/>
        </w:rPr>
        <w:t xml:space="preserve">of the </w:t>
      </w:r>
      <w:r w:rsidR="00C73D81">
        <w:rPr>
          <w:lang w:val="en-US"/>
        </w:rPr>
        <w:t>forecast</w:t>
      </w:r>
      <w:r w:rsidR="00720134">
        <w:rPr>
          <w:lang w:val="en-US"/>
        </w:rPr>
        <w:t xml:space="preserve">s </w:t>
      </w:r>
      <w:r w:rsidR="00BA7048">
        <w:rPr>
          <w:lang w:val="en-US"/>
        </w:rPr>
        <w:t>is maximized by uti</w:t>
      </w:r>
      <w:r w:rsidR="0029658B">
        <w:rPr>
          <w:lang w:val="en-US"/>
        </w:rPr>
        <w:t>lizing an ensemble model com</w:t>
      </w:r>
      <w:r w:rsidR="0065729F">
        <w:rPr>
          <w:lang w:val="en-US"/>
        </w:rPr>
        <w:t>prising of two state</w:t>
      </w:r>
      <w:r w:rsidR="0087357D">
        <w:rPr>
          <w:lang w:val="en-US"/>
        </w:rPr>
        <w:t>-of</w:t>
      </w:r>
      <w:r w:rsidR="00FE1CDE">
        <w:rPr>
          <w:lang w:val="en-US"/>
        </w:rPr>
        <w:t>-t</w:t>
      </w:r>
      <w:r w:rsidR="007132BA">
        <w:rPr>
          <w:lang w:val="en-US"/>
        </w:rPr>
        <w:t xml:space="preserve">he-art </w:t>
      </w:r>
      <w:r w:rsidR="00241518">
        <w:rPr>
          <w:lang w:val="en-US"/>
        </w:rPr>
        <w:t>ML frameworks</w:t>
      </w:r>
      <w:r w:rsidR="00D34F87">
        <w:rPr>
          <w:lang w:val="en-US"/>
        </w:rPr>
        <w:t xml:space="preserve">. </w:t>
      </w:r>
      <w:r w:rsidR="0075005B">
        <w:rPr>
          <w:lang w:val="en-US"/>
        </w:rPr>
        <w:t>The first architecture</w:t>
      </w:r>
      <w:r w:rsidR="00764FDB">
        <w:rPr>
          <w:lang w:val="en-US"/>
        </w:rPr>
        <w:t xml:space="preserve"> used is E</w:t>
      </w:r>
      <w:r w:rsidR="000628FD">
        <w:rPr>
          <w:lang w:val="en-US"/>
        </w:rPr>
        <w:t>xtreme Gradient Boosting</w:t>
      </w:r>
      <w:r w:rsidR="007851CD">
        <w:rPr>
          <w:lang w:val="en-US"/>
        </w:rPr>
        <w:t xml:space="preserve"> (</w:t>
      </w:r>
      <w:r w:rsidR="009F06DB">
        <w:rPr>
          <w:lang w:val="en-US"/>
        </w:rPr>
        <w:t>XGBoost)</w:t>
      </w:r>
      <w:r w:rsidR="004F4D8F">
        <w:rPr>
          <w:lang w:val="en-US"/>
        </w:rPr>
        <w:t xml:space="preserve"> re</w:t>
      </w:r>
      <w:r w:rsidR="000E4843">
        <w:rPr>
          <w:lang w:val="en-US"/>
        </w:rPr>
        <w:t>g</w:t>
      </w:r>
      <w:r w:rsidR="00453ADC">
        <w:rPr>
          <w:lang w:val="en-US"/>
        </w:rPr>
        <w:t>re</w:t>
      </w:r>
      <w:r w:rsidR="002A4E2B">
        <w:rPr>
          <w:lang w:val="en-US"/>
        </w:rPr>
        <w:t>ss</w:t>
      </w:r>
      <w:r w:rsidR="00835519">
        <w:rPr>
          <w:lang w:val="en-US"/>
        </w:rPr>
        <w:t>or</w:t>
      </w:r>
      <w:r w:rsidR="002C57FC">
        <w:rPr>
          <w:lang w:val="en-US"/>
        </w:rPr>
        <w:t xml:space="preserve">, </w:t>
      </w:r>
      <w:r w:rsidR="004B50E8">
        <w:rPr>
          <w:lang w:val="en-US"/>
        </w:rPr>
        <w:t xml:space="preserve">which </w:t>
      </w:r>
      <w:r w:rsidR="009A1B07">
        <w:rPr>
          <w:lang w:val="en-US"/>
        </w:rPr>
        <w:t xml:space="preserve">provides highly </w:t>
      </w:r>
      <w:r w:rsidR="00FD3270">
        <w:rPr>
          <w:lang w:val="en-US"/>
        </w:rPr>
        <w:t>acc</w:t>
      </w:r>
      <w:r w:rsidR="00920AA5">
        <w:rPr>
          <w:lang w:val="en-US"/>
        </w:rPr>
        <w:t>urate 1-hour nowcast</w:t>
      </w:r>
      <w:r w:rsidR="00221988">
        <w:rPr>
          <w:lang w:val="en-US"/>
        </w:rPr>
        <w:t xml:space="preserve"> by appl</w:t>
      </w:r>
      <w:r w:rsidR="00B57B65">
        <w:rPr>
          <w:lang w:val="en-US"/>
        </w:rPr>
        <w:t xml:space="preserve">ying </w:t>
      </w:r>
      <w:r w:rsidR="00E21166">
        <w:rPr>
          <w:lang w:val="en-US"/>
        </w:rPr>
        <w:t xml:space="preserve">the </w:t>
      </w:r>
      <w:r w:rsidR="00983BAB">
        <w:rPr>
          <w:lang w:val="en-US"/>
        </w:rPr>
        <w:t xml:space="preserve">gradient boosting </w:t>
      </w:r>
      <w:r w:rsidR="00FB065B">
        <w:rPr>
          <w:lang w:val="en-US"/>
        </w:rPr>
        <w:t xml:space="preserve">algorithm to the </w:t>
      </w:r>
      <w:r w:rsidR="003C7B49">
        <w:rPr>
          <w:lang w:val="en-US"/>
        </w:rPr>
        <w:t>lagged feature</w:t>
      </w:r>
      <w:r w:rsidR="00802605">
        <w:rPr>
          <w:lang w:val="en-US"/>
        </w:rPr>
        <w:t xml:space="preserve">s </w:t>
      </w:r>
      <w:r w:rsidR="0091513F">
        <w:rPr>
          <w:lang w:val="en-US"/>
        </w:rPr>
        <w:t xml:space="preserve">of </w:t>
      </w:r>
      <w:r w:rsidR="00FC5B4B">
        <w:rPr>
          <w:lang w:val="en-US"/>
        </w:rPr>
        <w:t>tab</w:t>
      </w:r>
      <w:r w:rsidR="00596EF6">
        <w:rPr>
          <w:lang w:val="en-US"/>
        </w:rPr>
        <w:t>ular data</w:t>
      </w:r>
      <w:r w:rsidR="00097678">
        <w:rPr>
          <w:lang w:val="en-US"/>
        </w:rPr>
        <w:t>. Simultaneously</w:t>
      </w:r>
      <w:r w:rsidR="00236AFF">
        <w:rPr>
          <w:lang w:val="en-US"/>
        </w:rPr>
        <w:t xml:space="preserve">, Temporal </w:t>
      </w:r>
      <w:r w:rsidR="006E6285">
        <w:rPr>
          <w:lang w:val="en-US"/>
        </w:rPr>
        <w:t>Fusion Tra</w:t>
      </w:r>
      <w:r w:rsidR="005B3BE5">
        <w:rPr>
          <w:lang w:val="en-US"/>
        </w:rPr>
        <w:t>nsformer (TFT)</w:t>
      </w:r>
      <w:r w:rsidR="00E742F4">
        <w:rPr>
          <w:lang w:val="en-US"/>
        </w:rPr>
        <w:t xml:space="preserve">, developed </w:t>
      </w:r>
      <w:r w:rsidR="00EF21B6">
        <w:rPr>
          <w:lang w:val="en-US"/>
        </w:rPr>
        <w:t xml:space="preserve">with </w:t>
      </w:r>
      <w:r w:rsidR="00E033A7">
        <w:rPr>
          <w:lang w:val="en-US"/>
        </w:rPr>
        <w:t>PyTorch Forecasting</w:t>
      </w:r>
      <w:r w:rsidR="00641B44">
        <w:rPr>
          <w:lang w:val="en-US"/>
        </w:rPr>
        <w:t>, ge</w:t>
      </w:r>
      <w:r w:rsidR="008256FA">
        <w:rPr>
          <w:lang w:val="en-US"/>
        </w:rPr>
        <w:t xml:space="preserve">nerates </w:t>
      </w:r>
      <w:r w:rsidR="00375A0F">
        <w:rPr>
          <w:lang w:val="en-US"/>
        </w:rPr>
        <w:t>3-hour</w:t>
      </w:r>
      <w:r w:rsidR="00B81C67">
        <w:rPr>
          <w:lang w:val="en-US"/>
        </w:rPr>
        <w:t xml:space="preserve"> forecasts</w:t>
      </w:r>
      <w:r w:rsidR="00516D0E">
        <w:rPr>
          <w:lang w:val="en-US"/>
        </w:rPr>
        <w:t xml:space="preserve"> by finding </w:t>
      </w:r>
      <w:r w:rsidR="005C70D3">
        <w:rPr>
          <w:lang w:val="en-US"/>
        </w:rPr>
        <w:t>lon</w:t>
      </w:r>
      <w:r w:rsidR="00947953">
        <w:rPr>
          <w:lang w:val="en-US"/>
        </w:rPr>
        <w:t xml:space="preserve">g-term </w:t>
      </w:r>
      <w:r w:rsidR="00E3646D">
        <w:rPr>
          <w:lang w:val="en-US"/>
        </w:rPr>
        <w:t xml:space="preserve">sequence dependencies </w:t>
      </w:r>
      <w:r w:rsidR="00DC3AC6">
        <w:rPr>
          <w:lang w:val="en-US"/>
        </w:rPr>
        <w:t>in mete</w:t>
      </w:r>
      <w:r w:rsidR="004C148D">
        <w:rPr>
          <w:lang w:val="en-US"/>
        </w:rPr>
        <w:t>oro</w:t>
      </w:r>
      <w:r w:rsidR="00286193">
        <w:rPr>
          <w:lang w:val="en-US"/>
        </w:rPr>
        <w:t xml:space="preserve">logical observations. The </w:t>
      </w:r>
      <w:r w:rsidR="00914FC1">
        <w:rPr>
          <w:lang w:val="en-US"/>
        </w:rPr>
        <w:t>average of both predictions results in su</w:t>
      </w:r>
      <w:r w:rsidR="00296D3C">
        <w:rPr>
          <w:lang w:val="en-US"/>
        </w:rPr>
        <w:t>ccessful MAE of</w:t>
      </w:r>
      <w:r w:rsidR="00DF4788">
        <w:rPr>
          <w:lang w:val="en-US"/>
        </w:rPr>
        <w:t xml:space="preserve"> &lt;</w:t>
      </w:r>
      <w:r w:rsidR="007F3125">
        <w:rPr>
          <w:lang w:val="en-US"/>
        </w:rPr>
        <w:t xml:space="preserve"> 1.00 knots</w:t>
      </w:r>
      <w:r w:rsidR="00C3015B">
        <w:rPr>
          <w:lang w:val="en-US"/>
        </w:rPr>
        <w:t>.</w:t>
      </w:r>
    </w:p>
    <w:p w14:paraId="29752979" w14:textId="39B2B53D" w:rsidR="009442DB" w:rsidRDefault="009442DB" w:rsidP="737A891F">
      <w:pPr>
        <w:pStyle w:val="bulletlist"/>
        <w:numPr>
          <w:ilvl w:val="0"/>
          <w:numId w:val="0"/>
        </w:numPr>
        <w:rPr>
          <w:lang w:val="en-US"/>
        </w:rPr>
      </w:pPr>
      <w:r>
        <w:rPr>
          <w:lang w:val="en-US"/>
        </w:rPr>
        <w:t xml:space="preserve">Calculation of maximum allowable </w:t>
      </w:r>
      <w:r w:rsidR="00151731">
        <w:rPr>
          <w:lang w:val="en-US"/>
        </w:rPr>
        <w:t>c</w:t>
      </w:r>
      <w:r>
        <w:rPr>
          <w:lang w:val="en-US"/>
        </w:rPr>
        <w:t>ro</w:t>
      </w:r>
      <w:r w:rsidR="00E036D1">
        <w:rPr>
          <w:lang w:val="en-US"/>
        </w:rPr>
        <w:t>sswinds</w:t>
      </w:r>
      <w:r w:rsidR="00151731">
        <w:rPr>
          <w:lang w:val="en-US"/>
        </w:rPr>
        <w:t>(CW)</w:t>
      </w:r>
      <w:r w:rsidR="00E036D1">
        <w:rPr>
          <w:lang w:val="en-US"/>
        </w:rPr>
        <w:t xml:space="preserve"> during the final approach seg</w:t>
      </w:r>
      <w:r w:rsidR="00400FCA">
        <w:rPr>
          <w:lang w:val="en-US"/>
        </w:rPr>
        <w:t>ment</w:t>
      </w:r>
      <w:r w:rsidR="00D807EA">
        <w:rPr>
          <w:lang w:val="en-US"/>
        </w:rPr>
        <w:t xml:space="preserve"> [1</w:t>
      </w:r>
      <w:r w:rsidR="007C5316">
        <w:rPr>
          <w:lang w:val="en-US"/>
        </w:rPr>
        <w:t>4</w:t>
      </w:r>
      <w:r w:rsidR="00D807EA">
        <w:rPr>
          <w:lang w:val="en-US"/>
        </w:rPr>
        <w:t>]</w:t>
      </w:r>
      <w:r w:rsidR="00400FCA">
        <w:rPr>
          <w:lang w:val="en-US"/>
        </w:rPr>
        <w:t xml:space="preserve"> is necessary for aviation safe</w:t>
      </w:r>
      <w:r w:rsidR="000F2BE7">
        <w:rPr>
          <w:lang w:val="en-US"/>
        </w:rPr>
        <w:t xml:space="preserve">ty </w:t>
      </w:r>
      <w:r w:rsidR="001101BE">
        <w:rPr>
          <w:lang w:val="en-US"/>
        </w:rPr>
        <w:t>will consider that</w:t>
      </w:r>
      <w:r w:rsidR="00C66AF6">
        <w:rPr>
          <w:lang w:val="en-US"/>
        </w:rPr>
        <w:t>(V) is the wind speed</w:t>
      </w:r>
      <w:r w:rsidR="00602192">
        <w:rPr>
          <w:lang w:val="en-US"/>
        </w:rPr>
        <w:t>, measure</w:t>
      </w:r>
      <w:r w:rsidR="004C6B9C">
        <w:rPr>
          <w:lang w:val="en-US"/>
        </w:rPr>
        <w:t xml:space="preserve">d in knots, and </w:t>
      </w:r>
      <w:r w:rsidR="00BF4F32">
        <w:rPr>
          <w:lang w:val="en-US"/>
        </w:rPr>
        <w:t>that</w:t>
      </w:r>
      <w:r w:rsidR="00C61340">
        <w:rPr>
          <w:lang w:val="en-US"/>
        </w:rPr>
        <w:t xml:space="preserve"> </w:t>
      </w:r>
      <w:r w:rsidR="00784309">
        <w:rPr>
          <w:lang w:val="en-US"/>
        </w:rPr>
        <w:t xml:space="preserve">(q) is the angle between the true </w:t>
      </w:r>
      <w:r w:rsidR="00FB67FA">
        <w:rPr>
          <w:lang w:val="en-US"/>
        </w:rPr>
        <w:t>runway</w:t>
      </w:r>
      <w:r w:rsidR="00396521">
        <w:rPr>
          <w:lang w:val="en-US"/>
        </w:rPr>
        <w:t xml:space="preserve"> (R)</w:t>
      </w:r>
      <w:r w:rsidR="00426AB0">
        <w:rPr>
          <w:lang w:val="en-US"/>
        </w:rPr>
        <w:t xml:space="preserve">. </w:t>
      </w:r>
    </w:p>
    <w:p w14:paraId="2EE9F881" w14:textId="67822905" w:rsidR="00E340B4" w:rsidRDefault="00E340B4" w:rsidP="00E340B4">
      <w:pPr>
        <w:jc w:val="both"/>
        <w:rPr>
          <w:rFonts w:ascii="Arial" w:eastAsia="Times New Roman" w:hAnsi="Arial" w:cs="Arial"/>
          <w:lang w:eastAsia="en-GB"/>
        </w:rPr>
      </w:pPr>
      <w:r>
        <w:t xml:space="preserve">                       </w:t>
      </w:r>
      <w:r w:rsidRPr="007645FA">
        <w:rPr>
          <w:rFonts w:ascii="Symbol" w:eastAsia="Symbol" w:hAnsi="Symbol" w:cs="Symbol"/>
          <w:sz w:val="28"/>
          <w:szCs w:val="28"/>
          <w:lang w:eastAsia="en-GB"/>
        </w:rPr>
        <w:t>q</w:t>
      </w:r>
      <w:r>
        <w:rPr>
          <w:rFonts w:ascii="Arial" w:eastAsia="Times New Roman" w:hAnsi="Arial" w:cs="Arial"/>
          <w:sz w:val="28"/>
          <w:szCs w:val="28"/>
          <w:lang w:eastAsia="en-GB"/>
        </w:rPr>
        <w:t xml:space="preserve"> </w:t>
      </w:r>
      <w:r w:rsidRPr="00BC5922">
        <w:rPr>
          <w:rFonts w:ascii="Arial" w:eastAsia="Times New Roman" w:hAnsi="Arial" w:cs="Arial"/>
          <w:lang w:eastAsia="en-GB"/>
        </w:rPr>
        <w:t xml:space="preserve">= </w:t>
      </w:r>
      <w:r>
        <w:rPr>
          <w:rFonts w:ascii="Arial" w:eastAsia="Times New Roman" w:hAnsi="Arial" w:cs="Arial"/>
          <w:lang w:eastAsia="en-GB"/>
        </w:rPr>
        <w:t xml:space="preserve">| </w:t>
      </w:r>
      <w:r w:rsidRPr="00BC5922">
        <w:rPr>
          <w:rFonts w:ascii="Arial" w:eastAsia="Times New Roman" w:hAnsi="Arial" w:cs="Arial"/>
          <w:lang w:eastAsia="en-GB"/>
        </w:rPr>
        <w:t xml:space="preserve">D </w:t>
      </w:r>
      <w:r>
        <w:rPr>
          <w:rFonts w:ascii="Arial" w:eastAsia="Times New Roman" w:hAnsi="Arial" w:cs="Arial"/>
          <w:lang w:eastAsia="en-GB"/>
        </w:rPr>
        <w:t>–</w:t>
      </w:r>
      <w:r w:rsidRPr="00BC5922">
        <w:rPr>
          <w:rFonts w:ascii="Arial" w:eastAsia="Times New Roman" w:hAnsi="Arial" w:cs="Arial"/>
          <w:lang w:eastAsia="en-GB"/>
        </w:rPr>
        <w:t xml:space="preserve"> R</w:t>
      </w:r>
      <w:r>
        <w:rPr>
          <w:rFonts w:ascii="Arial" w:eastAsia="Times New Roman" w:hAnsi="Arial" w:cs="Arial"/>
          <w:lang w:eastAsia="en-GB"/>
        </w:rPr>
        <w:t xml:space="preserve"> |</w:t>
      </w:r>
    </w:p>
    <w:p w14:paraId="32416562" w14:textId="17DFC4B2" w:rsidR="00D161CB" w:rsidRPr="00177AD2" w:rsidRDefault="00F6329F" w:rsidP="00177AD2">
      <w:pPr>
        <w:spacing w:after="100" w:afterAutospacing="1"/>
        <w:jc w:val="both"/>
        <w:rPr>
          <w:rFonts w:eastAsia="Times New Roman"/>
          <w:lang w:eastAsia="en-GB"/>
        </w:rPr>
      </w:pPr>
      <w:r w:rsidRPr="00177AD2">
        <w:rPr>
          <w:rFonts w:eastAsia="Times New Roman"/>
          <w:lang w:eastAsia="en-GB"/>
        </w:rPr>
        <w:t>The Headwind (HW) and Crosswind (CW) are formulated as [1</w:t>
      </w:r>
      <w:r w:rsidR="007C5316">
        <w:rPr>
          <w:rFonts w:eastAsia="Times New Roman"/>
          <w:lang w:eastAsia="en-GB"/>
        </w:rPr>
        <w:t>4</w:t>
      </w:r>
      <w:r w:rsidRPr="00177AD2">
        <w:rPr>
          <w:rFonts w:eastAsia="Times New Roman"/>
          <w:lang w:eastAsia="en-GB"/>
        </w:rPr>
        <w:t>]</w:t>
      </w:r>
      <w:r w:rsidR="00177AD2">
        <w:rPr>
          <w:rFonts w:eastAsia="Times New Roman"/>
          <w:lang w:eastAsia="en-GB"/>
        </w:rPr>
        <w:t>:</w:t>
      </w:r>
    </w:p>
    <w:p w14:paraId="1180B265" w14:textId="2C60A0CB" w:rsidR="00B83205" w:rsidRDefault="00B83205" w:rsidP="737A891F">
      <w:pPr>
        <w:pStyle w:val="bulletlist"/>
        <w:numPr>
          <w:ilvl w:val="0"/>
          <w:numId w:val="0"/>
        </w:numPr>
        <w:rPr>
          <w:i/>
          <w:iCs/>
          <w:lang w:val="en-US"/>
        </w:rPr>
      </w:pPr>
      <w:r>
        <w:rPr>
          <w:lang w:val="en-US"/>
        </w:rPr>
        <w:t xml:space="preserve">                            HW = V </w:t>
      </w:r>
      <w:r w:rsidRPr="00A76031">
        <w:rPr>
          <w:lang w:val="en-US"/>
        </w:rPr>
        <w:t>cos(</w:t>
      </w:r>
      <w:r w:rsidR="00A76031" w:rsidRPr="00A76031">
        <w:rPr>
          <w:rFonts w:ascii="Symbol" w:eastAsia="Symbol" w:hAnsi="Symbol" w:cs="Symbol"/>
          <w:lang w:eastAsia="en-GB"/>
        </w:rPr>
        <w:t>q</w:t>
      </w:r>
      <w:r w:rsidRPr="00A76031">
        <w:rPr>
          <w:lang w:val="en-US"/>
        </w:rPr>
        <w:t>)</w:t>
      </w:r>
    </w:p>
    <w:p w14:paraId="01B69E76" w14:textId="7C4BC060" w:rsidR="00AE313D" w:rsidRDefault="00AE313D" w:rsidP="737A891F">
      <w:pPr>
        <w:pStyle w:val="bulletlist"/>
        <w:numPr>
          <w:ilvl w:val="0"/>
          <w:numId w:val="0"/>
        </w:numPr>
        <w:rPr>
          <w:i/>
          <w:iCs/>
          <w:lang w:val="en-US"/>
        </w:rPr>
      </w:pPr>
      <w:r>
        <w:rPr>
          <w:i/>
          <w:iCs/>
          <w:lang w:val="en-US"/>
        </w:rPr>
        <w:t xml:space="preserve">                            </w:t>
      </w:r>
      <w:r w:rsidRPr="00AE313D">
        <w:rPr>
          <w:lang w:val="en-US"/>
        </w:rPr>
        <w:t xml:space="preserve">CW </w:t>
      </w:r>
      <w:r>
        <w:rPr>
          <w:i/>
          <w:iCs/>
          <w:lang w:val="en-US"/>
        </w:rPr>
        <w:t xml:space="preserve">= V </w:t>
      </w:r>
      <w:r w:rsidRPr="00A76031">
        <w:rPr>
          <w:lang w:val="en-US"/>
        </w:rPr>
        <w:t>sin(</w:t>
      </w:r>
      <w:r w:rsidR="00A76031" w:rsidRPr="00A76031">
        <w:rPr>
          <w:rFonts w:ascii="Symbol" w:eastAsia="Symbol" w:hAnsi="Symbol" w:cs="Symbol"/>
          <w:lang w:eastAsia="en-GB"/>
        </w:rPr>
        <w:t>q</w:t>
      </w:r>
      <w:r w:rsidRPr="00A76031">
        <w:rPr>
          <w:lang w:val="en-US"/>
        </w:rPr>
        <w:t>)</w:t>
      </w:r>
    </w:p>
    <w:p w14:paraId="05AFBBB1" w14:textId="026BC617" w:rsidR="00BA568A" w:rsidRDefault="009D0BE1" w:rsidP="737A891F">
      <w:pPr>
        <w:pStyle w:val="bulletlist"/>
        <w:numPr>
          <w:ilvl w:val="0"/>
          <w:numId w:val="0"/>
        </w:numPr>
        <w:rPr>
          <w:lang w:val="en-US"/>
        </w:rPr>
      </w:pPr>
      <w:r w:rsidRPr="009D0BE1">
        <w:rPr>
          <w:lang w:val="en-US"/>
        </w:rPr>
        <w:t>For surface wind predictions by the International Civil Aviation Organization (ICAO), there should be no more than a 2.5 to 5 knots error margin [</w:t>
      </w:r>
      <w:r w:rsidR="007C5316">
        <w:rPr>
          <w:lang w:val="en-US"/>
        </w:rPr>
        <w:t>15</w:t>
      </w:r>
      <w:r w:rsidRPr="009D0BE1">
        <w:rPr>
          <w:lang w:val="en-US"/>
        </w:rPr>
        <w:t>]. Keeping the MAE value below the 2.5 knots limit, makes the system commercially viable for air traffic safety verification purposes.</w:t>
      </w:r>
    </w:p>
    <w:p w14:paraId="43A5A1CC" w14:textId="5B5EF8AD" w:rsidR="00A146B7" w:rsidRDefault="00A146B7" w:rsidP="737A891F">
      <w:pPr>
        <w:pStyle w:val="bulletlist"/>
        <w:numPr>
          <w:ilvl w:val="0"/>
          <w:numId w:val="0"/>
        </w:numPr>
        <w:rPr>
          <w:lang w:val="en-US"/>
        </w:rPr>
      </w:pPr>
      <w:r>
        <w:rPr>
          <w:lang w:val="en-US"/>
        </w:rPr>
        <w:t xml:space="preserve">Based on the experimental results, the developed </w:t>
      </w:r>
      <w:r w:rsidR="000426BE">
        <w:rPr>
          <w:lang w:val="en-US"/>
        </w:rPr>
        <w:t xml:space="preserve">hybrid </w:t>
      </w:r>
      <w:r w:rsidR="00414DFC">
        <w:rPr>
          <w:lang w:val="en-US"/>
        </w:rPr>
        <w:t>model</w:t>
      </w:r>
      <w:r w:rsidR="00E0751D">
        <w:rPr>
          <w:lang w:val="en-US"/>
        </w:rPr>
        <w:t xml:space="preserve"> </w:t>
      </w:r>
      <w:r w:rsidR="00E26C08">
        <w:rPr>
          <w:lang w:val="en-US"/>
        </w:rPr>
        <w:t xml:space="preserve">performants much better </w:t>
      </w:r>
      <w:r w:rsidR="000A2627">
        <w:rPr>
          <w:lang w:val="en-US"/>
        </w:rPr>
        <w:t>than individual models in forecasting</w:t>
      </w:r>
      <w:r w:rsidR="00A63001">
        <w:rPr>
          <w:lang w:val="en-US"/>
        </w:rPr>
        <w:t xml:space="preserve"> hy</w:t>
      </w:r>
      <w:r w:rsidR="00765BDC">
        <w:rPr>
          <w:lang w:val="en-US"/>
        </w:rPr>
        <w:t>per</w:t>
      </w:r>
      <w:r w:rsidR="00EF5F5F">
        <w:rPr>
          <w:lang w:val="en-US"/>
        </w:rPr>
        <w:t xml:space="preserve">local </w:t>
      </w:r>
      <w:r w:rsidR="006770FF">
        <w:rPr>
          <w:lang w:val="en-US"/>
        </w:rPr>
        <w:t xml:space="preserve">aviation </w:t>
      </w:r>
      <w:r w:rsidR="004409BA">
        <w:rPr>
          <w:lang w:val="en-US"/>
        </w:rPr>
        <w:t xml:space="preserve">winds. The </w:t>
      </w:r>
      <w:r w:rsidR="00451BD2">
        <w:rPr>
          <w:lang w:val="en-US"/>
        </w:rPr>
        <w:t xml:space="preserve">baseline </w:t>
      </w:r>
      <w:r w:rsidR="006636BE">
        <w:rPr>
          <w:lang w:val="en-US"/>
        </w:rPr>
        <w:t xml:space="preserve">XGBoost </w:t>
      </w:r>
      <w:r w:rsidR="004D2C4C">
        <w:rPr>
          <w:lang w:val="en-US"/>
        </w:rPr>
        <w:t>model pro</w:t>
      </w:r>
      <w:r w:rsidR="00160CFC">
        <w:rPr>
          <w:lang w:val="en-US"/>
        </w:rPr>
        <w:t xml:space="preserve">duced </w:t>
      </w:r>
      <w:r w:rsidR="00A63D75">
        <w:rPr>
          <w:lang w:val="en-US"/>
        </w:rPr>
        <w:t>a highly im</w:t>
      </w:r>
      <w:r w:rsidR="009954D7">
        <w:rPr>
          <w:lang w:val="en-US"/>
        </w:rPr>
        <w:t>pressive</w:t>
      </w:r>
      <w:r w:rsidR="002727C4">
        <w:rPr>
          <w:lang w:val="en-US"/>
        </w:rPr>
        <w:t xml:space="preserve"> MAE</w:t>
      </w:r>
      <w:r w:rsidR="0063608D">
        <w:rPr>
          <w:lang w:val="en-US"/>
        </w:rPr>
        <w:t xml:space="preserve"> of </w:t>
      </w:r>
      <w:r w:rsidR="009A11EA">
        <w:rPr>
          <w:lang w:val="en-US"/>
        </w:rPr>
        <w:t>1.69 knots</w:t>
      </w:r>
      <w:r w:rsidR="00F70845">
        <w:rPr>
          <w:lang w:val="en-US"/>
        </w:rPr>
        <w:t xml:space="preserve">, but the </w:t>
      </w:r>
      <w:r w:rsidR="00292AD6">
        <w:rPr>
          <w:lang w:val="en-US"/>
        </w:rPr>
        <w:t xml:space="preserve">use  </w:t>
      </w:r>
      <w:r w:rsidR="002F471C">
        <w:rPr>
          <w:lang w:val="en-US"/>
        </w:rPr>
        <w:t xml:space="preserve">of deep learning </w:t>
      </w:r>
      <w:r w:rsidR="000C6302">
        <w:rPr>
          <w:lang w:val="en-US"/>
        </w:rPr>
        <w:t>through the tem</w:t>
      </w:r>
      <w:r w:rsidR="00A740DE">
        <w:rPr>
          <w:lang w:val="en-US"/>
        </w:rPr>
        <w:t xml:space="preserve">poral fusion transformer </w:t>
      </w:r>
      <w:r w:rsidR="007A7146">
        <w:rPr>
          <w:lang w:val="en-US"/>
        </w:rPr>
        <w:t xml:space="preserve">(TFT) lowered the MAE to </w:t>
      </w:r>
      <w:r w:rsidR="005B38D2">
        <w:rPr>
          <w:lang w:val="en-US"/>
        </w:rPr>
        <w:t xml:space="preserve">about </w:t>
      </w:r>
      <w:r w:rsidR="00F3211A">
        <w:rPr>
          <w:lang w:val="en-US"/>
        </w:rPr>
        <w:t>1.00 Knot.</w:t>
      </w:r>
    </w:p>
    <w:p w14:paraId="1CFEEF77" w14:textId="5480B7D9" w:rsidR="00F3211A" w:rsidRDefault="00F3211A" w:rsidP="737A891F">
      <w:pPr>
        <w:pStyle w:val="bulletlist"/>
        <w:numPr>
          <w:ilvl w:val="0"/>
          <w:numId w:val="0"/>
        </w:numPr>
        <w:rPr>
          <w:lang w:val="en-US"/>
        </w:rPr>
      </w:pPr>
      <w:r>
        <w:rPr>
          <w:lang w:val="en-US"/>
        </w:rPr>
        <w:t>Fin</w:t>
      </w:r>
      <w:r w:rsidR="00CE024E">
        <w:rPr>
          <w:lang w:val="en-US"/>
        </w:rPr>
        <w:t xml:space="preserve">ally, the </w:t>
      </w:r>
      <w:r w:rsidR="0031318C">
        <w:rPr>
          <w:lang w:val="en-US"/>
        </w:rPr>
        <w:t>combi</w:t>
      </w:r>
      <w:r w:rsidR="00E55D4E">
        <w:rPr>
          <w:lang w:val="en-US"/>
        </w:rPr>
        <w:t xml:space="preserve">nation of XGBoost </w:t>
      </w:r>
      <w:r w:rsidR="008A4FAC">
        <w:rPr>
          <w:lang w:val="en-US"/>
        </w:rPr>
        <w:t xml:space="preserve">and TFT into a hybrid ensemble </w:t>
      </w:r>
      <w:r w:rsidR="00011827">
        <w:rPr>
          <w:lang w:val="en-US"/>
        </w:rPr>
        <w:t xml:space="preserve">model helped </w:t>
      </w:r>
      <w:r w:rsidR="0008670B">
        <w:rPr>
          <w:lang w:val="en-US"/>
        </w:rPr>
        <w:t>decre</w:t>
      </w:r>
      <w:r w:rsidR="00D65055">
        <w:rPr>
          <w:lang w:val="en-US"/>
        </w:rPr>
        <w:t xml:space="preserve">ase the error </w:t>
      </w:r>
      <w:r w:rsidR="004B3C2D">
        <w:rPr>
          <w:lang w:val="en-US"/>
        </w:rPr>
        <w:t>rate below 1.00 knots</w:t>
      </w:r>
      <w:r w:rsidR="0064232C">
        <w:rPr>
          <w:lang w:val="en-US"/>
        </w:rPr>
        <w:t xml:space="preserve">. </w:t>
      </w:r>
      <w:r w:rsidR="001162BC">
        <w:rPr>
          <w:lang w:val="en-US"/>
        </w:rPr>
        <w:t>For aviation weather pre</w:t>
      </w:r>
      <w:r w:rsidR="005701D2">
        <w:rPr>
          <w:lang w:val="en-US"/>
        </w:rPr>
        <w:t>diction</w:t>
      </w:r>
      <w:r w:rsidR="00851E17">
        <w:rPr>
          <w:lang w:val="en-US"/>
        </w:rPr>
        <w:t xml:space="preserve"> and ATC </w:t>
      </w:r>
      <w:r w:rsidR="00E86BE7">
        <w:rPr>
          <w:lang w:val="en-US"/>
        </w:rPr>
        <w:t>operations, the goal c</w:t>
      </w:r>
      <w:r w:rsidR="00780A06">
        <w:rPr>
          <w:lang w:val="en-US"/>
        </w:rPr>
        <w:t>rite</w:t>
      </w:r>
      <w:r w:rsidR="007669A3">
        <w:rPr>
          <w:lang w:val="en-US"/>
        </w:rPr>
        <w:t xml:space="preserve">rion for high accuracy and operational safety is a mean </w:t>
      </w:r>
      <w:r w:rsidR="00DF6FD1">
        <w:rPr>
          <w:lang w:val="en-US"/>
        </w:rPr>
        <w:t>abs</w:t>
      </w:r>
      <w:r w:rsidR="0078538F">
        <w:rPr>
          <w:lang w:val="en-US"/>
        </w:rPr>
        <w:t>olute</w:t>
      </w:r>
      <w:r w:rsidR="00282F98">
        <w:rPr>
          <w:lang w:val="en-US"/>
        </w:rPr>
        <w:t xml:space="preserve"> error </w:t>
      </w:r>
      <w:r w:rsidR="00150C44">
        <w:rPr>
          <w:lang w:val="en-US"/>
        </w:rPr>
        <w:t xml:space="preserve">below 2.0 knots. This </w:t>
      </w:r>
      <w:r w:rsidR="00B92642">
        <w:rPr>
          <w:lang w:val="en-US"/>
        </w:rPr>
        <w:t>proves the su</w:t>
      </w:r>
      <w:r w:rsidR="000D32AE">
        <w:rPr>
          <w:lang w:val="en-US"/>
        </w:rPr>
        <w:t xml:space="preserve">ccess of using </w:t>
      </w:r>
      <w:r w:rsidR="009C714D">
        <w:rPr>
          <w:lang w:val="en-US"/>
        </w:rPr>
        <w:t>seque</w:t>
      </w:r>
      <w:r w:rsidR="00223B4D">
        <w:rPr>
          <w:lang w:val="en-US"/>
        </w:rPr>
        <w:t>ntial boosting</w:t>
      </w:r>
      <w:r w:rsidR="008C7F08">
        <w:rPr>
          <w:lang w:val="en-US"/>
        </w:rPr>
        <w:t xml:space="preserve"> algorithm</w:t>
      </w:r>
      <w:r w:rsidR="00B35B7D">
        <w:rPr>
          <w:lang w:val="en-US"/>
        </w:rPr>
        <w:t xml:space="preserve">s together with </w:t>
      </w:r>
      <w:r w:rsidR="00F0427F">
        <w:rPr>
          <w:lang w:val="en-US"/>
        </w:rPr>
        <w:t>trans</w:t>
      </w:r>
      <w:r w:rsidR="00F43BF7">
        <w:rPr>
          <w:lang w:val="en-US"/>
        </w:rPr>
        <w:t xml:space="preserve">former </w:t>
      </w:r>
      <w:r w:rsidR="0011051F">
        <w:rPr>
          <w:lang w:val="en-US"/>
        </w:rPr>
        <w:t>arch</w:t>
      </w:r>
      <w:r w:rsidR="001B28AD">
        <w:rPr>
          <w:lang w:val="en-US"/>
        </w:rPr>
        <w:t xml:space="preserve">itecture </w:t>
      </w:r>
      <w:r w:rsidR="003168B0">
        <w:rPr>
          <w:lang w:val="en-US"/>
        </w:rPr>
        <w:t xml:space="preserve">to account </w:t>
      </w:r>
      <w:r w:rsidR="00361155">
        <w:rPr>
          <w:lang w:val="en-US"/>
        </w:rPr>
        <w:t xml:space="preserve">for the short-term instability </w:t>
      </w:r>
      <w:r w:rsidR="00477E86">
        <w:rPr>
          <w:lang w:val="en-US"/>
        </w:rPr>
        <w:t>and temp</w:t>
      </w:r>
      <w:r w:rsidR="00BE7011">
        <w:rPr>
          <w:lang w:val="en-US"/>
        </w:rPr>
        <w:t xml:space="preserve">oral dependencies of monsoon </w:t>
      </w:r>
      <w:r w:rsidR="003D1149">
        <w:rPr>
          <w:lang w:val="en-US"/>
        </w:rPr>
        <w:t>wind in Sri Lanka.</w:t>
      </w:r>
    </w:p>
    <w:p w14:paraId="187F30A1" w14:textId="4822A147" w:rsidR="00B71BB8" w:rsidRDefault="006F689C" w:rsidP="737A891F">
      <w:pPr>
        <w:pStyle w:val="bulletlist"/>
        <w:numPr>
          <w:ilvl w:val="0"/>
          <w:numId w:val="0"/>
        </w:numPr>
        <w:rPr>
          <w:lang w:val="en-US"/>
        </w:rPr>
      </w:pPr>
      <w:r>
        <w:rPr>
          <w:lang w:val="en-US"/>
        </w:rPr>
        <w:t xml:space="preserve">In order </w:t>
      </w:r>
      <w:r w:rsidR="00614C3D">
        <w:rPr>
          <w:lang w:val="en-US"/>
        </w:rPr>
        <w:t xml:space="preserve">to achieve </w:t>
      </w:r>
      <w:r w:rsidR="000169E4">
        <w:rPr>
          <w:lang w:val="en-US"/>
        </w:rPr>
        <w:t>robustness and prevent over</w:t>
      </w:r>
      <w:r w:rsidR="00775B6E">
        <w:rPr>
          <w:lang w:val="en-US"/>
        </w:rPr>
        <w:t>fitting, hyper</w:t>
      </w:r>
      <w:r w:rsidR="00B2133E">
        <w:rPr>
          <w:lang w:val="en-US"/>
        </w:rPr>
        <w:t>para</w:t>
      </w:r>
      <w:r w:rsidR="00FB05FB">
        <w:rPr>
          <w:lang w:val="en-US"/>
        </w:rPr>
        <w:t>meter tuning was conducted on all models. Hy</w:t>
      </w:r>
      <w:r w:rsidR="003F6555">
        <w:rPr>
          <w:lang w:val="en-US"/>
        </w:rPr>
        <w:t>per</w:t>
      </w:r>
      <w:r w:rsidR="009278B3">
        <w:rPr>
          <w:lang w:val="en-US"/>
        </w:rPr>
        <w:t xml:space="preserve">parameter </w:t>
      </w:r>
      <w:r w:rsidR="00877FA4">
        <w:rPr>
          <w:lang w:val="en-US"/>
        </w:rPr>
        <w:t xml:space="preserve">tuning was done using </w:t>
      </w:r>
      <w:r w:rsidR="002126CD">
        <w:rPr>
          <w:lang w:val="en-US"/>
        </w:rPr>
        <w:t>Grid</w:t>
      </w:r>
      <w:r w:rsidR="00C209F8">
        <w:rPr>
          <w:lang w:val="en-US"/>
        </w:rPr>
        <w:t xml:space="preserve">searchCV and </w:t>
      </w:r>
      <w:r w:rsidR="000718B0">
        <w:rPr>
          <w:lang w:val="en-US"/>
        </w:rPr>
        <w:t xml:space="preserve">three </w:t>
      </w:r>
      <w:r w:rsidR="004D0E4C">
        <w:rPr>
          <w:lang w:val="en-US"/>
        </w:rPr>
        <w:t>folds CV for XG</w:t>
      </w:r>
      <w:r w:rsidR="002A6AC3">
        <w:rPr>
          <w:lang w:val="en-US"/>
        </w:rPr>
        <w:t xml:space="preserve">Boost models; it was done based on negative </w:t>
      </w:r>
      <w:r w:rsidR="00575A79">
        <w:rPr>
          <w:lang w:val="en-US"/>
        </w:rPr>
        <w:t>mean ab</w:t>
      </w:r>
      <w:r w:rsidR="007E42BB">
        <w:rPr>
          <w:lang w:val="en-US"/>
        </w:rPr>
        <w:t xml:space="preserve">solute error. It </w:t>
      </w:r>
      <w:r w:rsidR="00117928">
        <w:rPr>
          <w:lang w:val="en-US"/>
        </w:rPr>
        <w:t xml:space="preserve">covered </w:t>
      </w:r>
      <w:r w:rsidR="00EE4A6A">
        <w:rPr>
          <w:lang w:val="en-US"/>
        </w:rPr>
        <w:t>essential hyper</w:t>
      </w:r>
      <w:r w:rsidR="004C575E">
        <w:rPr>
          <w:lang w:val="en-US"/>
        </w:rPr>
        <w:t xml:space="preserve">parameters </w:t>
      </w:r>
      <w:r w:rsidR="00CB2E09">
        <w:rPr>
          <w:lang w:val="en-US"/>
        </w:rPr>
        <w:t>such as n_</w:t>
      </w:r>
      <w:r w:rsidR="008D3DCA">
        <w:rPr>
          <w:lang w:val="en-US"/>
        </w:rPr>
        <w:t>es</w:t>
      </w:r>
      <w:r w:rsidR="0086460D">
        <w:rPr>
          <w:lang w:val="en-US"/>
        </w:rPr>
        <w:t>timators</w:t>
      </w:r>
      <w:r w:rsidR="00A80EF0">
        <w:rPr>
          <w:lang w:val="en-US"/>
        </w:rPr>
        <w:t xml:space="preserve"> (300</w:t>
      </w:r>
      <w:r w:rsidR="00B14F9E">
        <w:rPr>
          <w:lang w:val="en-US"/>
        </w:rPr>
        <w:t xml:space="preserve">,500,1000), max_depth </w:t>
      </w:r>
      <w:r w:rsidR="007E299C">
        <w:rPr>
          <w:lang w:val="en-US"/>
        </w:rPr>
        <w:t>(</w:t>
      </w:r>
      <w:r w:rsidR="000F7E93">
        <w:rPr>
          <w:lang w:val="en-US"/>
        </w:rPr>
        <w:t>5,7,9), learning rate (0.01, 0.05)</w:t>
      </w:r>
      <w:r w:rsidR="00490413">
        <w:rPr>
          <w:lang w:val="en-US"/>
        </w:rPr>
        <w:t>, and tree regulari</w:t>
      </w:r>
      <w:r w:rsidR="00AA6615">
        <w:rPr>
          <w:lang w:val="en-US"/>
        </w:rPr>
        <w:t xml:space="preserve">zation </w:t>
      </w:r>
      <w:r w:rsidR="008C5F2A">
        <w:rPr>
          <w:lang w:val="en-US"/>
        </w:rPr>
        <w:t>hyper</w:t>
      </w:r>
      <w:r w:rsidR="006429B4">
        <w:rPr>
          <w:lang w:val="en-US"/>
        </w:rPr>
        <w:t>parame</w:t>
      </w:r>
      <w:r w:rsidR="00E027AD">
        <w:rPr>
          <w:lang w:val="en-US"/>
        </w:rPr>
        <w:t>ters sub</w:t>
      </w:r>
      <w:r w:rsidR="002E4C71">
        <w:rPr>
          <w:lang w:val="en-US"/>
        </w:rPr>
        <w:t xml:space="preserve">sample </w:t>
      </w:r>
      <w:r w:rsidR="001E0A1C">
        <w:rPr>
          <w:lang w:val="en-US"/>
        </w:rPr>
        <w:t>and co</w:t>
      </w:r>
      <w:r w:rsidR="002D26DF">
        <w:rPr>
          <w:lang w:val="en-US"/>
        </w:rPr>
        <w:t>lsample_</w:t>
      </w:r>
      <w:r w:rsidR="00D25590">
        <w:rPr>
          <w:lang w:val="en-US"/>
        </w:rPr>
        <w:t>bytree</w:t>
      </w:r>
      <w:r w:rsidR="007228F0">
        <w:rPr>
          <w:lang w:val="en-US"/>
        </w:rPr>
        <w:t>.</w:t>
      </w:r>
    </w:p>
    <w:p w14:paraId="6F3DB06F" w14:textId="7DC4D2C7" w:rsidR="007228F0" w:rsidRDefault="007228F0" w:rsidP="737A891F">
      <w:pPr>
        <w:pStyle w:val="bulletlist"/>
        <w:numPr>
          <w:ilvl w:val="0"/>
          <w:numId w:val="0"/>
        </w:numPr>
        <w:rPr>
          <w:lang w:val="en-US"/>
        </w:rPr>
      </w:pPr>
      <w:r>
        <w:rPr>
          <w:lang w:val="en-US"/>
        </w:rPr>
        <w:t>In relation to</w:t>
      </w:r>
      <w:r w:rsidR="00D15C83">
        <w:rPr>
          <w:lang w:val="en-US"/>
        </w:rPr>
        <w:t xml:space="preserve"> </w:t>
      </w:r>
      <w:r w:rsidR="00ED4FB8">
        <w:rPr>
          <w:lang w:val="en-US"/>
        </w:rPr>
        <w:t xml:space="preserve">TFT, </w:t>
      </w:r>
      <w:r w:rsidR="00320A05">
        <w:rPr>
          <w:lang w:val="en-US"/>
        </w:rPr>
        <w:t xml:space="preserve">the model </w:t>
      </w:r>
      <w:r w:rsidR="00404011">
        <w:rPr>
          <w:lang w:val="en-US"/>
        </w:rPr>
        <w:t xml:space="preserve">tuning was </w:t>
      </w:r>
      <w:r w:rsidR="00F417F5">
        <w:rPr>
          <w:lang w:val="en-US"/>
        </w:rPr>
        <w:t>done by setting the learning rate at 0.03, hidden size</w:t>
      </w:r>
      <w:r w:rsidR="00595BEA">
        <w:rPr>
          <w:lang w:val="en-US"/>
        </w:rPr>
        <w:t xml:space="preserve"> at 32</w:t>
      </w:r>
      <w:r w:rsidR="002C302D">
        <w:rPr>
          <w:lang w:val="en-US"/>
        </w:rPr>
        <w:t xml:space="preserve">, and </w:t>
      </w:r>
      <w:r w:rsidR="00EA5CBF">
        <w:rPr>
          <w:lang w:val="en-US"/>
        </w:rPr>
        <w:t xml:space="preserve">focus </w:t>
      </w:r>
      <w:r w:rsidR="00773D81">
        <w:rPr>
          <w:lang w:val="en-US"/>
        </w:rPr>
        <w:t xml:space="preserve">vertex </w:t>
      </w:r>
      <w:r w:rsidR="007548FF">
        <w:rPr>
          <w:lang w:val="en-US"/>
        </w:rPr>
        <w:t>at 2, with a dr</w:t>
      </w:r>
      <w:r w:rsidR="000F761E">
        <w:rPr>
          <w:lang w:val="en-US"/>
        </w:rPr>
        <w:t xml:space="preserve">opout </w:t>
      </w:r>
      <w:r w:rsidR="004958E5">
        <w:rPr>
          <w:lang w:val="en-US"/>
        </w:rPr>
        <w:t xml:space="preserve">rate of 0.15 for </w:t>
      </w:r>
      <w:r w:rsidR="00E56455">
        <w:rPr>
          <w:lang w:val="en-US"/>
        </w:rPr>
        <w:t>the TFT, a lookback wind</w:t>
      </w:r>
      <w:r w:rsidR="000830F4">
        <w:rPr>
          <w:lang w:val="en-US"/>
        </w:rPr>
        <w:t xml:space="preserve">ow of </w:t>
      </w:r>
      <w:r w:rsidR="000C6ADF">
        <w:rPr>
          <w:lang w:val="en-US"/>
        </w:rPr>
        <w:t xml:space="preserve">12 hours </w:t>
      </w:r>
      <w:r w:rsidR="000778F4">
        <w:rPr>
          <w:lang w:val="en-US"/>
        </w:rPr>
        <w:t>(max encoder len</w:t>
      </w:r>
      <w:r w:rsidR="007E6C3D">
        <w:rPr>
          <w:lang w:val="en-US"/>
        </w:rPr>
        <w:t>g</w:t>
      </w:r>
      <w:r w:rsidR="00751B7F">
        <w:rPr>
          <w:lang w:val="en-US"/>
        </w:rPr>
        <w:t xml:space="preserve">th = </w:t>
      </w:r>
      <w:r w:rsidR="000F3483">
        <w:rPr>
          <w:lang w:val="en-US"/>
        </w:rPr>
        <w:t>48 inter</w:t>
      </w:r>
      <w:r w:rsidR="00AB15E2">
        <w:rPr>
          <w:lang w:val="en-US"/>
        </w:rPr>
        <w:t xml:space="preserve">vals) was selected </w:t>
      </w:r>
      <w:r w:rsidR="00563700">
        <w:rPr>
          <w:lang w:val="en-US"/>
        </w:rPr>
        <w:t xml:space="preserve">to allow the </w:t>
      </w:r>
      <w:r w:rsidR="00E93904">
        <w:rPr>
          <w:lang w:val="en-US"/>
        </w:rPr>
        <w:t xml:space="preserve">capturing </w:t>
      </w:r>
      <w:r w:rsidR="00C3777E">
        <w:rPr>
          <w:lang w:val="en-US"/>
        </w:rPr>
        <w:t xml:space="preserve">of enough history before making </w:t>
      </w:r>
      <w:r w:rsidR="00011EA2">
        <w:rPr>
          <w:lang w:val="en-US"/>
        </w:rPr>
        <w:t>predictions. In addition, the training was done using pyT</w:t>
      </w:r>
      <w:r w:rsidR="00BD622E">
        <w:rPr>
          <w:lang w:val="en-US"/>
        </w:rPr>
        <w:t xml:space="preserve">orch Lightning’s </w:t>
      </w:r>
      <w:r w:rsidR="000E1311">
        <w:rPr>
          <w:lang w:val="en-US"/>
        </w:rPr>
        <w:t>E</w:t>
      </w:r>
      <w:r w:rsidR="00150718">
        <w:rPr>
          <w:lang w:val="en-US"/>
        </w:rPr>
        <w:t>arlyS</w:t>
      </w:r>
      <w:r w:rsidR="00B30500">
        <w:rPr>
          <w:lang w:val="en-US"/>
        </w:rPr>
        <w:t xml:space="preserve">topping </w:t>
      </w:r>
      <w:r w:rsidR="007E7C31">
        <w:rPr>
          <w:lang w:val="en-US"/>
        </w:rPr>
        <w:t>callback</w:t>
      </w:r>
      <w:r w:rsidR="002125CC">
        <w:rPr>
          <w:lang w:val="en-US"/>
        </w:rPr>
        <w:t xml:space="preserve">, </w:t>
      </w:r>
      <w:r w:rsidR="008C12FA">
        <w:rPr>
          <w:lang w:val="en-US"/>
        </w:rPr>
        <w:t>wh</w:t>
      </w:r>
      <w:r w:rsidR="003F6B3A">
        <w:rPr>
          <w:lang w:val="en-US"/>
        </w:rPr>
        <w:t xml:space="preserve">ere </w:t>
      </w:r>
      <w:r w:rsidR="003C6782">
        <w:rPr>
          <w:lang w:val="en-US"/>
        </w:rPr>
        <w:t xml:space="preserve">the patience was set at </w:t>
      </w:r>
      <w:r w:rsidR="00E20EAF">
        <w:rPr>
          <w:lang w:val="en-US"/>
        </w:rPr>
        <w:t xml:space="preserve">three epochs for monitoring the validation loss, along </w:t>
      </w:r>
      <w:r w:rsidR="00D16FC0">
        <w:rPr>
          <w:lang w:val="en-US"/>
        </w:rPr>
        <w:t>se</w:t>
      </w:r>
      <w:r w:rsidR="00D8478E">
        <w:rPr>
          <w:lang w:val="en-US"/>
        </w:rPr>
        <w:t>q</w:t>
      </w:r>
      <w:r w:rsidR="00A33056">
        <w:rPr>
          <w:lang w:val="en-US"/>
        </w:rPr>
        <w:t>uential clipping</w:t>
      </w:r>
      <w:r w:rsidR="00E8016C">
        <w:rPr>
          <w:lang w:val="en-US"/>
        </w:rPr>
        <w:t>. (0.1).</w:t>
      </w:r>
    </w:p>
    <w:p w14:paraId="12AEF767" w14:textId="20812AEB" w:rsidR="00E8016C" w:rsidRDefault="00E8016C" w:rsidP="737A891F">
      <w:pPr>
        <w:pStyle w:val="bulletlist"/>
        <w:numPr>
          <w:ilvl w:val="0"/>
          <w:numId w:val="0"/>
        </w:numPr>
        <w:rPr>
          <w:lang w:val="en-US"/>
        </w:rPr>
      </w:pPr>
      <w:r>
        <w:rPr>
          <w:lang w:val="en-US"/>
        </w:rPr>
        <w:t>Apart from its accuracy, this study provides an</w:t>
      </w:r>
      <w:r w:rsidR="00292E29">
        <w:rPr>
          <w:lang w:val="en-US"/>
        </w:rPr>
        <w:t xml:space="preserve"> MLOps </w:t>
      </w:r>
      <w:r w:rsidR="0094322F">
        <w:rPr>
          <w:lang w:val="en-US"/>
        </w:rPr>
        <w:t>framework</w:t>
      </w:r>
      <w:r w:rsidR="00F11B3E">
        <w:rPr>
          <w:lang w:val="en-US"/>
        </w:rPr>
        <w:t xml:space="preserve"> for de</w:t>
      </w:r>
      <w:r w:rsidR="00C21F8B">
        <w:rPr>
          <w:lang w:val="en-US"/>
        </w:rPr>
        <w:t>plo</w:t>
      </w:r>
      <w:r w:rsidR="00445F20">
        <w:rPr>
          <w:lang w:val="en-US"/>
        </w:rPr>
        <w:t xml:space="preserve">ying </w:t>
      </w:r>
      <w:r w:rsidR="00AD5924">
        <w:rPr>
          <w:lang w:val="en-US"/>
        </w:rPr>
        <w:t>cont</w:t>
      </w:r>
      <w:r w:rsidR="00F42849">
        <w:rPr>
          <w:lang w:val="en-US"/>
        </w:rPr>
        <w:t>inu</w:t>
      </w:r>
      <w:r w:rsidR="00BF2A5C">
        <w:rPr>
          <w:lang w:val="en-US"/>
        </w:rPr>
        <w:t xml:space="preserve">ously </w:t>
      </w:r>
      <w:r w:rsidR="0057685C">
        <w:rPr>
          <w:lang w:val="en-US"/>
        </w:rPr>
        <w:t xml:space="preserve">operational ML </w:t>
      </w:r>
      <w:r w:rsidR="008E761D">
        <w:rPr>
          <w:lang w:val="en-US"/>
        </w:rPr>
        <w:t xml:space="preserve">models that </w:t>
      </w:r>
      <w:r w:rsidR="00390910">
        <w:rPr>
          <w:lang w:val="en-US"/>
        </w:rPr>
        <w:t>are scalable and suitable for dep</w:t>
      </w:r>
      <w:r w:rsidR="00D448C4">
        <w:rPr>
          <w:lang w:val="en-US"/>
        </w:rPr>
        <w:t>loyment in production</w:t>
      </w:r>
      <w:r w:rsidR="00DF6FFF">
        <w:rPr>
          <w:lang w:val="en-US"/>
        </w:rPr>
        <w:t>. One key cha</w:t>
      </w:r>
      <w:r w:rsidR="00594884">
        <w:rPr>
          <w:lang w:val="en-US"/>
        </w:rPr>
        <w:t>llenge in weather</w:t>
      </w:r>
      <w:r w:rsidR="00192700">
        <w:rPr>
          <w:lang w:val="en-US"/>
        </w:rPr>
        <w:t xml:space="preserve"> prediction modeling is concept drift, particularly during the changes in the monsoon sea</w:t>
      </w:r>
      <w:r w:rsidR="004064B2">
        <w:rPr>
          <w:lang w:val="en-US"/>
        </w:rPr>
        <w:t xml:space="preserve">sons. This problem was addressed </w:t>
      </w:r>
      <w:r w:rsidR="00CF68D9">
        <w:rPr>
          <w:lang w:val="en-US"/>
        </w:rPr>
        <w:t>through an a</w:t>
      </w:r>
      <w:r w:rsidR="00950216">
        <w:rPr>
          <w:lang w:val="en-US"/>
        </w:rPr>
        <w:t>utomated re</w:t>
      </w:r>
      <w:r w:rsidR="00A320F8">
        <w:rPr>
          <w:lang w:val="en-US"/>
        </w:rPr>
        <w:t>training pip</w:t>
      </w:r>
      <w:r w:rsidR="00A46D82">
        <w:rPr>
          <w:lang w:val="en-US"/>
        </w:rPr>
        <w:t xml:space="preserve">eline </w:t>
      </w:r>
      <w:r w:rsidR="0032386D">
        <w:rPr>
          <w:lang w:val="en-US"/>
        </w:rPr>
        <w:t>through a ba</w:t>
      </w:r>
      <w:r w:rsidR="00D81883">
        <w:rPr>
          <w:lang w:val="en-US"/>
        </w:rPr>
        <w:t>ckground job sche</w:t>
      </w:r>
      <w:r w:rsidR="004D4E05">
        <w:rPr>
          <w:lang w:val="en-US"/>
        </w:rPr>
        <w:t>du</w:t>
      </w:r>
      <w:r w:rsidR="005C16A2">
        <w:rPr>
          <w:lang w:val="en-US"/>
        </w:rPr>
        <w:t>ler system.</w:t>
      </w:r>
    </w:p>
    <w:p w14:paraId="5471BC51" w14:textId="2C8C686D" w:rsidR="005C16A2" w:rsidRDefault="005C16A2" w:rsidP="737A891F">
      <w:pPr>
        <w:pStyle w:val="bulletlist"/>
        <w:numPr>
          <w:ilvl w:val="0"/>
          <w:numId w:val="0"/>
        </w:numPr>
        <w:rPr>
          <w:lang w:val="en-US"/>
        </w:rPr>
      </w:pPr>
      <w:r>
        <w:rPr>
          <w:lang w:val="en-US"/>
        </w:rPr>
        <w:t>The backe</w:t>
      </w:r>
      <w:r w:rsidR="00F3573B">
        <w:rPr>
          <w:lang w:val="en-US"/>
        </w:rPr>
        <w:t xml:space="preserve">nd utilizes a decoupled </w:t>
      </w:r>
      <w:r w:rsidR="00C914F4">
        <w:rPr>
          <w:lang w:val="en-US"/>
        </w:rPr>
        <w:t>modul</w:t>
      </w:r>
      <w:r w:rsidR="007D0BB0">
        <w:rPr>
          <w:lang w:val="en-US"/>
        </w:rPr>
        <w:t xml:space="preserve">ar </w:t>
      </w:r>
      <w:r w:rsidR="00E210E3">
        <w:rPr>
          <w:lang w:val="en-US"/>
        </w:rPr>
        <w:t xml:space="preserve">plugin </w:t>
      </w:r>
      <w:r w:rsidR="009D3C98">
        <w:rPr>
          <w:lang w:val="en-US"/>
        </w:rPr>
        <w:t>arch</w:t>
      </w:r>
      <w:r w:rsidR="00406430">
        <w:rPr>
          <w:lang w:val="en-US"/>
        </w:rPr>
        <w:t>ite</w:t>
      </w:r>
      <w:r w:rsidR="00E411CC">
        <w:rPr>
          <w:lang w:val="en-US"/>
        </w:rPr>
        <w:t xml:space="preserve">cture based on FastAPI, which enables different weather parameters, like </w:t>
      </w:r>
      <w:r w:rsidR="00C747DC">
        <w:rPr>
          <w:lang w:val="en-US"/>
        </w:rPr>
        <w:t>wind</w:t>
      </w:r>
      <w:r w:rsidR="00523262">
        <w:rPr>
          <w:lang w:val="en-US"/>
        </w:rPr>
        <w:t xml:space="preserve">, temperature, visibility, to be processed using </w:t>
      </w:r>
      <w:r w:rsidR="00424F50">
        <w:rPr>
          <w:lang w:val="en-US"/>
        </w:rPr>
        <w:t xml:space="preserve">different </w:t>
      </w:r>
      <w:r w:rsidR="001979F8">
        <w:rPr>
          <w:lang w:val="en-US"/>
        </w:rPr>
        <w:t>API routes for high availability and fault</w:t>
      </w:r>
      <w:r w:rsidR="00684E78">
        <w:rPr>
          <w:lang w:val="en-US"/>
        </w:rPr>
        <w:t xml:space="preserve"> to</w:t>
      </w:r>
      <w:r w:rsidR="00FA3F07">
        <w:rPr>
          <w:lang w:val="en-US"/>
        </w:rPr>
        <w:t xml:space="preserve">lerance, as </w:t>
      </w:r>
      <w:r w:rsidR="0047469B">
        <w:rPr>
          <w:lang w:val="en-US"/>
        </w:rPr>
        <w:t>one mete</w:t>
      </w:r>
      <w:r w:rsidR="000B69EF">
        <w:rPr>
          <w:lang w:val="en-US"/>
        </w:rPr>
        <w:t>or</w:t>
      </w:r>
      <w:r w:rsidR="003778BF">
        <w:rPr>
          <w:lang w:val="en-US"/>
        </w:rPr>
        <w:t>ological pa</w:t>
      </w:r>
      <w:r w:rsidR="00894F1C">
        <w:rPr>
          <w:lang w:val="en-US"/>
        </w:rPr>
        <w:t>rame</w:t>
      </w:r>
      <w:r w:rsidR="005D19B5">
        <w:rPr>
          <w:lang w:val="en-US"/>
        </w:rPr>
        <w:t xml:space="preserve">ter </w:t>
      </w:r>
      <w:r w:rsidR="00CA01D7">
        <w:rPr>
          <w:lang w:val="en-US"/>
        </w:rPr>
        <w:t xml:space="preserve">forecast </w:t>
      </w:r>
      <w:r w:rsidR="00B061D2">
        <w:rPr>
          <w:lang w:val="en-US"/>
        </w:rPr>
        <w:t xml:space="preserve">will not </w:t>
      </w:r>
      <w:r w:rsidR="00921625">
        <w:rPr>
          <w:lang w:val="en-US"/>
        </w:rPr>
        <w:t xml:space="preserve">affect </w:t>
      </w:r>
      <w:r w:rsidR="00150E30">
        <w:rPr>
          <w:lang w:val="en-US"/>
        </w:rPr>
        <w:t xml:space="preserve">others in case of any </w:t>
      </w:r>
      <w:r w:rsidR="002F1437">
        <w:rPr>
          <w:lang w:val="en-US"/>
        </w:rPr>
        <w:t>fa</w:t>
      </w:r>
      <w:r w:rsidR="00231F51">
        <w:rPr>
          <w:lang w:val="en-US"/>
        </w:rPr>
        <w:t>il</w:t>
      </w:r>
      <w:r w:rsidR="00474A9E">
        <w:rPr>
          <w:lang w:val="en-US"/>
        </w:rPr>
        <w:t>ures of the part</w:t>
      </w:r>
      <w:r w:rsidR="002A7BA6">
        <w:rPr>
          <w:lang w:val="en-US"/>
        </w:rPr>
        <w:t>icular forecast model</w:t>
      </w:r>
      <w:r w:rsidR="007A416E">
        <w:rPr>
          <w:lang w:val="en-US"/>
        </w:rPr>
        <w:t xml:space="preserve"> and </w:t>
      </w:r>
      <w:r w:rsidR="0053079F">
        <w:rPr>
          <w:lang w:val="en-US"/>
        </w:rPr>
        <w:t xml:space="preserve">prevent </w:t>
      </w:r>
      <w:r w:rsidR="00202AA5">
        <w:rPr>
          <w:lang w:val="en-US"/>
        </w:rPr>
        <w:t xml:space="preserve">the whole </w:t>
      </w:r>
      <w:r w:rsidR="005961F1">
        <w:rPr>
          <w:lang w:val="en-US"/>
        </w:rPr>
        <w:t xml:space="preserve">server from </w:t>
      </w:r>
      <w:r w:rsidR="000D02C9">
        <w:rPr>
          <w:lang w:val="en-US"/>
        </w:rPr>
        <w:t>shutting down</w:t>
      </w:r>
      <w:r w:rsidR="0084314D">
        <w:rPr>
          <w:lang w:val="en-US"/>
        </w:rPr>
        <w:t>. The combin</w:t>
      </w:r>
      <w:r w:rsidR="003C62D3">
        <w:rPr>
          <w:lang w:val="en-US"/>
        </w:rPr>
        <w:t>ation of a smart METAR data acq</w:t>
      </w:r>
      <w:r w:rsidR="005B6FF0">
        <w:rPr>
          <w:lang w:val="en-US"/>
        </w:rPr>
        <w:t xml:space="preserve">uisition engine </w:t>
      </w:r>
      <w:r w:rsidR="004C6BCE">
        <w:rPr>
          <w:lang w:val="en-US"/>
        </w:rPr>
        <w:t>(</w:t>
      </w:r>
      <w:r w:rsidR="00E03E4F">
        <w:rPr>
          <w:lang w:val="en-US"/>
        </w:rPr>
        <w:t>with a</w:t>
      </w:r>
      <w:r w:rsidR="009B4B0D">
        <w:rPr>
          <w:lang w:val="en-US"/>
        </w:rPr>
        <w:t xml:space="preserve"> 48-</w:t>
      </w:r>
      <w:r w:rsidR="00F913EB">
        <w:rPr>
          <w:lang w:val="en-US"/>
        </w:rPr>
        <w:t>hour backup security</w:t>
      </w:r>
      <w:r w:rsidR="00F13D0E">
        <w:rPr>
          <w:lang w:val="en-US"/>
        </w:rPr>
        <w:t xml:space="preserve"> net) and an interactive ATC UI calculating current attack </w:t>
      </w:r>
      <w:r w:rsidR="00C93E64">
        <w:rPr>
          <w:lang w:val="en-US"/>
        </w:rPr>
        <w:t>and cr</w:t>
      </w:r>
      <w:r w:rsidR="00673832">
        <w:rPr>
          <w:lang w:val="en-US"/>
        </w:rPr>
        <w:t>osswind th</w:t>
      </w:r>
      <w:r w:rsidR="003D190B">
        <w:rPr>
          <w:lang w:val="en-US"/>
        </w:rPr>
        <w:t>reat levels completes the development of the solution connecti</w:t>
      </w:r>
      <w:r w:rsidR="0099326B">
        <w:rPr>
          <w:lang w:val="en-US"/>
        </w:rPr>
        <w:t>ng ML the</w:t>
      </w:r>
      <w:r w:rsidR="005878A9">
        <w:rPr>
          <w:lang w:val="en-US"/>
        </w:rPr>
        <w:t>ory and aviation safety in practice.</w:t>
      </w:r>
    </w:p>
    <w:p w14:paraId="5A41D4DA" w14:textId="3A7B5311" w:rsidR="30A148AB" w:rsidRDefault="30A148AB" w:rsidP="4BBB8C2F">
      <w:pPr>
        <w:pStyle w:val="bulletlist"/>
        <w:numPr>
          <w:ilvl w:val="0"/>
          <w:numId w:val="0"/>
        </w:numPr>
        <w:rPr>
          <w:lang w:val="en-US"/>
        </w:rPr>
      </w:pPr>
    </w:p>
    <w:p w14:paraId="2C4B93DC" w14:textId="69681A8B" w:rsidR="30A148AB" w:rsidRDefault="4BBB8C2F" w:rsidP="30A148AB">
      <w:pPr>
        <w:pStyle w:val="Heading2"/>
      </w:pPr>
      <w:r>
        <w:t xml:space="preserve">Cloud and Visibility Prediction </w:t>
      </w:r>
    </w:p>
    <w:p w14:paraId="7D8B6D4B" w14:textId="564BF548" w:rsidR="30A148AB" w:rsidRDefault="72C6EAFF" w:rsidP="003121FA">
      <w:pPr>
        <w:pStyle w:val="bulletlist"/>
        <w:numPr>
          <w:ilvl w:val="0"/>
          <w:numId w:val="0"/>
        </w:numPr>
        <w:rPr>
          <w:lang w:val="en-US"/>
        </w:rPr>
      </w:pPr>
      <w:r w:rsidRPr="72C6EAFF">
        <w:rPr>
          <w:lang w:val="en-US"/>
        </w:rPr>
        <w:t xml:space="preserve">  The next segment will discuss the design and structure of the Cloud and Visibility Prediction Model that that is one of the major predictive modules of the hyper-local aviation weather forecasting and verification system for VCBI. As the name implies, the major goal of this model is to make predictions of the current cloud status and visibility using the current  meteorological observations retrieved from METAR observations. This type of data is highly relevant to the operation of aircraft since visibility and cloud status many influence the flight  takeoff operations.</w:t>
      </w:r>
    </w:p>
    <w:p w14:paraId="026A4251" w14:textId="33618923" w:rsidR="00FD647A" w:rsidRDefault="72C6EAFF" w:rsidP="003121FA">
      <w:pPr>
        <w:pStyle w:val="bulletlist"/>
        <w:numPr>
          <w:ilvl w:val="0"/>
          <w:numId w:val="0"/>
        </w:numPr>
        <w:rPr>
          <w:lang w:val="en-US"/>
        </w:rPr>
      </w:pPr>
      <w:r w:rsidRPr="72C6EAFF">
        <w:rPr>
          <w:lang w:val="en-US"/>
        </w:rPr>
        <w:t xml:space="preserve">For the provision of real-time meteorological data for the prediction process, METAR data for VCBI are continually obtained from the Aviation Weather Center data source. The raw data provided by METAR are aviation-coded data and have to be preprocessed to extract the necessary for prediction meteorological variables. They include month, hour, wind direction, wind speed, dry temperature, dew point temperature, RH, QNH and present weather conditions. After processing, the data are stored in the </w:t>
      </w:r>
      <w:r w:rsidR="00036A8A">
        <w:rPr>
          <w:lang w:val="en-US"/>
        </w:rPr>
        <w:t>Superbase</w:t>
      </w:r>
      <w:r w:rsidRPr="72C6EAFF">
        <w:rPr>
          <w:lang w:val="en-US"/>
        </w:rPr>
        <w:t xml:space="preserve"> database and serve for the storage of the observed weather data and for obtaining the most recent data when a prediction is needed. </w:t>
      </w:r>
    </w:p>
    <w:p w14:paraId="7DEAA7FE" w14:textId="5032C2D3" w:rsidR="00153B25" w:rsidRDefault="72C6EAFF" w:rsidP="003121FA">
      <w:pPr>
        <w:pStyle w:val="bulletlist"/>
        <w:numPr>
          <w:ilvl w:val="0"/>
          <w:numId w:val="0"/>
        </w:numPr>
        <w:rPr>
          <w:lang w:val="en-US"/>
        </w:rPr>
      </w:pPr>
      <w:r w:rsidRPr="72C6EAFF">
        <w:rPr>
          <w:lang w:val="en-US"/>
        </w:rPr>
        <w:t>The meteorological variable available in the dataset are then transformed to features suitable for use as inputs in the ML models. As cloud formations and visibility are affected by the combined behavior of several meteorological variables, some extra interaction features are created out of the available data points. Dew point depression feature is derived from the difference between dry temperature and dew point temperature to describe the moisture state of the atmosphere. There is also a Temperature RH interaction feature that accounts for the combine effect temperature and atmospheric moisture. A wind speed RH interaction feature is similarly created to account for the effect of wind speed on moisture state. In addition to that, a QNH-wind speed interaction feature provides more information regarding the atmospheric state. RH-squared is used to help model account for the stronger effect of high humidity levels on visibility. Weather condition is encoded as numerical values in order to incorporate weather conditions in the ML prediction process.</w:t>
      </w:r>
    </w:p>
    <w:p w14:paraId="65C52F97" w14:textId="10A9563D" w:rsidR="005D7FCA" w:rsidRDefault="005D7FCA" w:rsidP="003121FA">
      <w:pPr>
        <w:pStyle w:val="bulletlist"/>
        <w:numPr>
          <w:ilvl w:val="0"/>
          <w:numId w:val="0"/>
        </w:numPr>
        <w:rPr>
          <w:lang w:val="en-US"/>
        </w:rPr>
      </w:pPr>
      <w:r>
        <w:rPr>
          <w:lang w:val="en-US"/>
        </w:rPr>
        <w:lastRenderedPageBreak/>
        <w:t xml:space="preserve">In order to determine which of the ML models </w:t>
      </w:r>
      <w:r w:rsidR="002815BB">
        <w:rPr>
          <w:lang w:val="en-US"/>
        </w:rPr>
        <w:t>would be more suitable for the prediction task at hand, three algorithms</w:t>
      </w:r>
      <w:r w:rsidR="004D23BD">
        <w:rPr>
          <w:lang w:val="en-US"/>
        </w:rPr>
        <w:t xml:space="preserve"> based on three mode</w:t>
      </w:r>
      <w:r w:rsidR="00FF2E46">
        <w:rPr>
          <w:lang w:val="en-US"/>
        </w:rPr>
        <w:t xml:space="preserve">s were tested: </w:t>
      </w:r>
      <w:r w:rsidR="00DF0E7E">
        <w:rPr>
          <w:lang w:val="en-US"/>
        </w:rPr>
        <w:t>Decision Tree, Random Forest</w:t>
      </w:r>
      <w:r w:rsidR="006A62D1">
        <w:rPr>
          <w:lang w:val="en-US"/>
        </w:rPr>
        <w:t>, and XGBoost. The decision tree model was use</w:t>
      </w:r>
      <w:r w:rsidR="00146BA4">
        <w:rPr>
          <w:lang w:val="en-US"/>
        </w:rPr>
        <w:t xml:space="preserve">d first because of its simplicity </w:t>
      </w:r>
      <w:r w:rsidR="00F77AA3">
        <w:rPr>
          <w:lang w:val="en-US"/>
        </w:rPr>
        <w:t>and effectiveness in learning decision rules from mete</w:t>
      </w:r>
      <w:r w:rsidR="00877637">
        <w:rPr>
          <w:lang w:val="en-US"/>
        </w:rPr>
        <w:t xml:space="preserve">orological features. RF </w:t>
      </w:r>
      <w:r w:rsidR="00527529">
        <w:rPr>
          <w:lang w:val="en-US"/>
        </w:rPr>
        <w:t xml:space="preserve">was also used to test its performance as an ensemble </w:t>
      </w:r>
      <w:r w:rsidR="00BA66D6">
        <w:rPr>
          <w:lang w:val="en-US"/>
        </w:rPr>
        <w:t xml:space="preserve">algorithm DTs. XGBoost model was </w:t>
      </w:r>
      <w:r w:rsidR="007F0571">
        <w:rPr>
          <w:lang w:val="en-US"/>
        </w:rPr>
        <w:t xml:space="preserve">finally used because </w:t>
      </w:r>
      <w:r w:rsidR="00103D3A">
        <w:rPr>
          <w:lang w:val="en-US"/>
        </w:rPr>
        <w:t>of its ability to learn complicated and non-linear relations</w:t>
      </w:r>
      <w:r w:rsidR="007D1A04">
        <w:rPr>
          <w:lang w:val="en-US"/>
        </w:rPr>
        <w:t xml:space="preserve"> between meteorological variables.</w:t>
      </w:r>
    </w:p>
    <w:p w14:paraId="76BDF9DD" w14:textId="04F9FEBA" w:rsidR="007D1A04" w:rsidRDefault="0034226A" w:rsidP="003121FA">
      <w:pPr>
        <w:pStyle w:val="bulletlist"/>
        <w:numPr>
          <w:ilvl w:val="0"/>
          <w:numId w:val="0"/>
        </w:numPr>
        <w:rPr>
          <w:lang w:val="en-US"/>
        </w:rPr>
      </w:pPr>
      <w:r>
        <w:rPr>
          <w:lang w:val="en-US"/>
        </w:rPr>
        <w:t>Comparison of the models tested in illus</w:t>
      </w:r>
      <w:r w:rsidR="009F61FA">
        <w:rPr>
          <w:lang w:val="en-US"/>
        </w:rPr>
        <w:t xml:space="preserve">trated  in the table below, </w:t>
      </w:r>
    </w:p>
    <w:tbl>
      <w:tblPr>
        <w:tblStyle w:val="TableGrid"/>
        <w:tblW w:w="0" w:type="auto"/>
        <w:tblLook w:val="04A0" w:firstRow="1" w:lastRow="0" w:firstColumn="1" w:lastColumn="0" w:noHBand="0" w:noVBand="1"/>
      </w:tblPr>
      <w:tblGrid>
        <w:gridCol w:w="1619"/>
        <w:gridCol w:w="1620"/>
        <w:gridCol w:w="1620"/>
      </w:tblGrid>
      <w:tr w:rsidR="009F61FA" w14:paraId="4989B29C" w14:textId="77777777" w:rsidTr="00FC7BF2">
        <w:tc>
          <w:tcPr>
            <w:tcW w:w="1619" w:type="dxa"/>
            <w:vAlign w:val="center"/>
          </w:tcPr>
          <w:p w14:paraId="3BCCAAF2" w14:textId="55C9D1A7" w:rsidR="009F61FA" w:rsidRDefault="0043550C" w:rsidP="00FC7BF2">
            <w:pPr>
              <w:pStyle w:val="bulletlist"/>
              <w:numPr>
                <w:ilvl w:val="0"/>
                <w:numId w:val="0"/>
              </w:numPr>
              <w:jc w:val="center"/>
              <w:rPr>
                <w:lang w:val="en-US"/>
              </w:rPr>
            </w:pPr>
            <w:r>
              <w:rPr>
                <w:lang w:val="en-US"/>
              </w:rPr>
              <w:t>Model</w:t>
            </w:r>
          </w:p>
        </w:tc>
        <w:tc>
          <w:tcPr>
            <w:tcW w:w="1620" w:type="dxa"/>
            <w:vAlign w:val="center"/>
          </w:tcPr>
          <w:p w14:paraId="35C6DA22" w14:textId="2D76FA07" w:rsidR="009F61FA" w:rsidRDefault="0043550C" w:rsidP="00FC7BF2">
            <w:pPr>
              <w:pStyle w:val="bulletlist"/>
              <w:numPr>
                <w:ilvl w:val="0"/>
                <w:numId w:val="0"/>
              </w:numPr>
              <w:jc w:val="center"/>
              <w:rPr>
                <w:lang w:val="en-US"/>
              </w:rPr>
            </w:pPr>
            <w:r>
              <w:rPr>
                <w:lang w:val="en-US"/>
              </w:rPr>
              <w:t>Accuracy</w:t>
            </w:r>
          </w:p>
        </w:tc>
        <w:tc>
          <w:tcPr>
            <w:tcW w:w="1620" w:type="dxa"/>
            <w:vAlign w:val="center"/>
          </w:tcPr>
          <w:p w14:paraId="28AB2A7C" w14:textId="73A9DF1D" w:rsidR="009F61FA" w:rsidRDefault="0043550C" w:rsidP="00FC7BF2">
            <w:pPr>
              <w:pStyle w:val="bulletlist"/>
              <w:numPr>
                <w:ilvl w:val="0"/>
                <w:numId w:val="0"/>
              </w:numPr>
              <w:jc w:val="center"/>
              <w:rPr>
                <w:lang w:val="en-US"/>
              </w:rPr>
            </w:pPr>
            <w:r>
              <w:rPr>
                <w:lang w:val="en-US"/>
              </w:rPr>
              <w:t>MAE</w:t>
            </w:r>
          </w:p>
        </w:tc>
      </w:tr>
      <w:tr w:rsidR="009F61FA" w14:paraId="7E3C6681" w14:textId="77777777" w:rsidTr="00FC7BF2">
        <w:tc>
          <w:tcPr>
            <w:tcW w:w="1619" w:type="dxa"/>
            <w:vAlign w:val="center"/>
          </w:tcPr>
          <w:p w14:paraId="4295E32A" w14:textId="7449579A" w:rsidR="009F61FA" w:rsidRDefault="0043550C" w:rsidP="00FC7BF2">
            <w:pPr>
              <w:pStyle w:val="bulletlist"/>
              <w:numPr>
                <w:ilvl w:val="0"/>
                <w:numId w:val="0"/>
              </w:numPr>
              <w:jc w:val="center"/>
              <w:rPr>
                <w:lang w:val="en-US"/>
              </w:rPr>
            </w:pPr>
            <w:r>
              <w:rPr>
                <w:lang w:val="en-US"/>
              </w:rPr>
              <w:t>Decision Tree</w:t>
            </w:r>
          </w:p>
        </w:tc>
        <w:tc>
          <w:tcPr>
            <w:tcW w:w="1620" w:type="dxa"/>
            <w:vAlign w:val="center"/>
          </w:tcPr>
          <w:p w14:paraId="0B388998" w14:textId="11F794BE" w:rsidR="009F61FA" w:rsidRDefault="002C23B3" w:rsidP="00FC7BF2">
            <w:pPr>
              <w:pStyle w:val="bulletlist"/>
              <w:numPr>
                <w:ilvl w:val="0"/>
                <w:numId w:val="0"/>
              </w:numPr>
              <w:jc w:val="center"/>
              <w:rPr>
                <w:lang w:val="en-US"/>
              </w:rPr>
            </w:pPr>
            <w:r>
              <w:rPr>
                <w:lang w:val="en-US"/>
              </w:rPr>
              <w:t>76.25%</w:t>
            </w:r>
          </w:p>
        </w:tc>
        <w:tc>
          <w:tcPr>
            <w:tcW w:w="1620" w:type="dxa"/>
            <w:vAlign w:val="center"/>
          </w:tcPr>
          <w:p w14:paraId="13033CB3" w14:textId="14A01C36" w:rsidR="009F61FA" w:rsidRDefault="002C23B3" w:rsidP="00FC7BF2">
            <w:pPr>
              <w:pStyle w:val="bulletlist"/>
              <w:numPr>
                <w:ilvl w:val="0"/>
                <w:numId w:val="0"/>
              </w:numPr>
              <w:jc w:val="center"/>
              <w:rPr>
                <w:lang w:val="en-US"/>
              </w:rPr>
            </w:pPr>
            <w:r>
              <w:rPr>
                <w:lang w:val="en-US"/>
              </w:rPr>
              <w:t>485.1699</w:t>
            </w:r>
          </w:p>
        </w:tc>
      </w:tr>
      <w:tr w:rsidR="009F61FA" w14:paraId="756F7A4B" w14:textId="77777777" w:rsidTr="00FC7BF2">
        <w:tc>
          <w:tcPr>
            <w:tcW w:w="1619" w:type="dxa"/>
            <w:vAlign w:val="center"/>
          </w:tcPr>
          <w:p w14:paraId="6E356E01" w14:textId="65E94581" w:rsidR="009F61FA" w:rsidRDefault="0043550C" w:rsidP="00FC7BF2">
            <w:pPr>
              <w:pStyle w:val="bulletlist"/>
              <w:numPr>
                <w:ilvl w:val="0"/>
                <w:numId w:val="0"/>
              </w:numPr>
              <w:jc w:val="center"/>
              <w:rPr>
                <w:lang w:val="en-US"/>
              </w:rPr>
            </w:pPr>
            <w:r>
              <w:rPr>
                <w:lang w:val="en-US"/>
              </w:rPr>
              <w:t>Random Forest</w:t>
            </w:r>
          </w:p>
        </w:tc>
        <w:tc>
          <w:tcPr>
            <w:tcW w:w="1620" w:type="dxa"/>
            <w:vAlign w:val="center"/>
          </w:tcPr>
          <w:p w14:paraId="12CA020B" w14:textId="6DAB7551" w:rsidR="009F61FA" w:rsidRDefault="002C23B3" w:rsidP="00FC7BF2">
            <w:pPr>
              <w:pStyle w:val="bulletlist"/>
              <w:numPr>
                <w:ilvl w:val="0"/>
                <w:numId w:val="0"/>
              </w:numPr>
              <w:jc w:val="center"/>
              <w:rPr>
                <w:lang w:val="en-US"/>
              </w:rPr>
            </w:pPr>
            <w:r>
              <w:rPr>
                <w:lang w:val="en-US"/>
              </w:rPr>
              <w:t>76.31%</w:t>
            </w:r>
          </w:p>
        </w:tc>
        <w:tc>
          <w:tcPr>
            <w:tcW w:w="1620" w:type="dxa"/>
            <w:vAlign w:val="center"/>
          </w:tcPr>
          <w:p w14:paraId="6ABD2634" w14:textId="7595971B" w:rsidR="009F61FA" w:rsidRDefault="00D60220" w:rsidP="00FC7BF2">
            <w:pPr>
              <w:pStyle w:val="bulletlist"/>
              <w:numPr>
                <w:ilvl w:val="0"/>
                <w:numId w:val="0"/>
              </w:numPr>
              <w:jc w:val="center"/>
              <w:rPr>
                <w:lang w:val="en-US"/>
              </w:rPr>
            </w:pPr>
            <w:r>
              <w:rPr>
                <w:lang w:val="en-US"/>
              </w:rPr>
              <w:t>482.9094</w:t>
            </w:r>
          </w:p>
        </w:tc>
      </w:tr>
      <w:tr w:rsidR="009F61FA" w14:paraId="20159887" w14:textId="77777777" w:rsidTr="00FC7BF2">
        <w:tc>
          <w:tcPr>
            <w:tcW w:w="1619" w:type="dxa"/>
            <w:vAlign w:val="center"/>
          </w:tcPr>
          <w:p w14:paraId="50B3948B" w14:textId="7E109D47" w:rsidR="009F61FA" w:rsidRDefault="0043550C" w:rsidP="00FC7BF2">
            <w:pPr>
              <w:pStyle w:val="bulletlist"/>
              <w:numPr>
                <w:ilvl w:val="0"/>
                <w:numId w:val="0"/>
              </w:numPr>
              <w:jc w:val="center"/>
              <w:rPr>
                <w:lang w:val="en-US"/>
              </w:rPr>
            </w:pPr>
            <w:r>
              <w:rPr>
                <w:lang w:val="en-US"/>
              </w:rPr>
              <w:t>XG Boost</w:t>
            </w:r>
          </w:p>
        </w:tc>
        <w:tc>
          <w:tcPr>
            <w:tcW w:w="1620" w:type="dxa"/>
            <w:vAlign w:val="center"/>
          </w:tcPr>
          <w:p w14:paraId="145677BC" w14:textId="226E1AC9" w:rsidR="009F61FA" w:rsidRDefault="00FC7BF2" w:rsidP="00FC7BF2">
            <w:pPr>
              <w:pStyle w:val="bulletlist"/>
              <w:numPr>
                <w:ilvl w:val="0"/>
                <w:numId w:val="0"/>
              </w:numPr>
              <w:jc w:val="center"/>
              <w:rPr>
                <w:lang w:val="en-US"/>
              </w:rPr>
            </w:pPr>
            <w:r>
              <w:rPr>
                <w:lang w:val="en-US"/>
              </w:rPr>
              <w:t>78.15%</w:t>
            </w:r>
          </w:p>
        </w:tc>
        <w:tc>
          <w:tcPr>
            <w:tcW w:w="1620" w:type="dxa"/>
            <w:vAlign w:val="center"/>
          </w:tcPr>
          <w:p w14:paraId="543C159A" w14:textId="0DF0F55B" w:rsidR="009F61FA" w:rsidRDefault="00FC7BF2" w:rsidP="00FC7BF2">
            <w:pPr>
              <w:pStyle w:val="bulletlist"/>
              <w:numPr>
                <w:ilvl w:val="0"/>
                <w:numId w:val="0"/>
              </w:numPr>
              <w:jc w:val="center"/>
              <w:rPr>
                <w:lang w:val="en-US"/>
              </w:rPr>
            </w:pPr>
            <w:r>
              <w:rPr>
                <w:lang w:val="en-US"/>
              </w:rPr>
              <w:t>347.7295</w:t>
            </w:r>
          </w:p>
        </w:tc>
      </w:tr>
    </w:tbl>
    <w:p w14:paraId="30D356AD" w14:textId="137F9A5D" w:rsidR="17CB42FC" w:rsidRDefault="00EE61C5" w:rsidP="00EE61C5">
      <w:pPr>
        <w:pStyle w:val="bulletlist"/>
        <w:numPr>
          <w:ilvl w:val="0"/>
          <w:numId w:val="0"/>
        </w:numPr>
        <w:rPr>
          <w:lang w:val="en-US"/>
        </w:rPr>
      </w:pPr>
      <w:r>
        <w:rPr>
          <w:lang w:val="en-US"/>
        </w:rPr>
        <w:t xml:space="preserve">In this case, the improvement gained with </w:t>
      </w:r>
      <w:r w:rsidR="00B6627E">
        <w:rPr>
          <w:lang w:val="en-US"/>
        </w:rPr>
        <w:t>XGBoost is especially evident with respect to the MAE metric</w:t>
      </w:r>
      <w:r w:rsidR="00DF570F">
        <w:rPr>
          <w:lang w:val="en-US"/>
        </w:rPr>
        <w:t xml:space="preserve">. Even though there is a very small gap between </w:t>
      </w:r>
      <w:r w:rsidR="00677302">
        <w:rPr>
          <w:lang w:val="en-US"/>
        </w:rPr>
        <w:t>the accuracy of the three models, XGBoost shows significant</w:t>
      </w:r>
      <w:r w:rsidR="00133415">
        <w:rPr>
          <w:lang w:val="en-US"/>
        </w:rPr>
        <w:t xml:space="preserve">ly lower prediction errors. </w:t>
      </w:r>
      <w:r w:rsidR="00CF398B">
        <w:rPr>
          <w:lang w:val="en-US"/>
        </w:rPr>
        <w:t>S</w:t>
      </w:r>
      <w:r w:rsidR="00133415">
        <w:rPr>
          <w:lang w:val="en-US"/>
        </w:rPr>
        <w:t>peci</w:t>
      </w:r>
      <w:r w:rsidR="00CF398B">
        <w:rPr>
          <w:lang w:val="en-US"/>
        </w:rPr>
        <w:t xml:space="preserve">fically, compared to the DT, the MAE error </w:t>
      </w:r>
      <w:r w:rsidR="00114C8E">
        <w:rPr>
          <w:lang w:val="en-US"/>
        </w:rPr>
        <w:t>is lowered from 485.1699</w:t>
      </w:r>
      <w:r w:rsidR="0081021B">
        <w:rPr>
          <w:lang w:val="en-US"/>
        </w:rPr>
        <w:t xml:space="preserve"> to 347.7295, which means that the error </w:t>
      </w:r>
      <w:r w:rsidR="00C67F06">
        <w:rPr>
          <w:lang w:val="en-US"/>
        </w:rPr>
        <w:t xml:space="preserve">is decreased by </w:t>
      </w:r>
      <w:r w:rsidR="00FB3A3E">
        <w:rPr>
          <w:lang w:val="en-US"/>
        </w:rPr>
        <w:t>about 28.3%. As for RT, the MAE</w:t>
      </w:r>
      <w:r w:rsidR="00351B3A">
        <w:rPr>
          <w:lang w:val="en-US"/>
        </w:rPr>
        <w:t xml:space="preserve"> is decreased by about 28.0%</w:t>
      </w:r>
      <w:r w:rsidR="009C06A3">
        <w:rPr>
          <w:lang w:val="en-US"/>
        </w:rPr>
        <w:t>. It can be assumed that the learn more efficiently the complex non-linear depe</w:t>
      </w:r>
      <w:r w:rsidR="00012C0E">
        <w:rPr>
          <w:lang w:val="en-US"/>
        </w:rPr>
        <w:t>ndencies between input features and outputs.</w:t>
      </w:r>
    </w:p>
    <w:p w14:paraId="53170EA8" w14:textId="74084412" w:rsidR="00012C0E" w:rsidRDefault="001664F7" w:rsidP="00EE61C5">
      <w:pPr>
        <w:pStyle w:val="bulletlist"/>
        <w:numPr>
          <w:ilvl w:val="0"/>
          <w:numId w:val="0"/>
        </w:numPr>
        <w:rPr>
          <w:lang w:val="en-US"/>
        </w:rPr>
      </w:pPr>
      <w:r>
        <w:rPr>
          <w:lang w:val="en-US"/>
        </w:rPr>
        <w:t xml:space="preserve">Accordingly, XGBoost was </w:t>
      </w:r>
      <w:r w:rsidR="00EF7E20">
        <w:rPr>
          <w:lang w:val="en-US"/>
        </w:rPr>
        <w:t xml:space="preserve">chosen as final ML algorithm for the Cloud and Visibility prediction </w:t>
      </w:r>
      <w:r w:rsidR="002947E2">
        <w:rPr>
          <w:lang w:val="en-US"/>
        </w:rPr>
        <w:t xml:space="preserve">Module. In order to make two predictions, the module has two separate models - Cloud </w:t>
      </w:r>
      <w:r w:rsidR="00CC24EC">
        <w:rPr>
          <w:lang w:val="en-US"/>
        </w:rPr>
        <w:t xml:space="preserve"> Status Prediction</w:t>
      </w:r>
      <w:r w:rsidR="00734A10">
        <w:rPr>
          <w:lang w:val="en-US"/>
        </w:rPr>
        <w:t xml:space="preserve"> Model and Visibility Prediction Model. The Cloud </w:t>
      </w:r>
      <w:r w:rsidR="001472C5">
        <w:rPr>
          <w:lang w:val="en-US"/>
        </w:rPr>
        <w:t>model is responsible for predicting the cloud status, whe</w:t>
      </w:r>
      <w:r w:rsidR="00E65230">
        <w:rPr>
          <w:lang w:val="en-US"/>
        </w:rPr>
        <w:t xml:space="preserve">reas the visibility model predicts the visibility in meters. Having </w:t>
      </w:r>
      <w:r w:rsidR="00AC5DB8">
        <w:rPr>
          <w:lang w:val="en-US"/>
        </w:rPr>
        <w:t>two separate models allows handling the predictions based on the outpu format.</w:t>
      </w:r>
    </w:p>
    <w:p w14:paraId="121937BC" w14:textId="2067E712" w:rsidR="00963C07" w:rsidRDefault="72C6EAFF" w:rsidP="00EE61C5">
      <w:pPr>
        <w:pStyle w:val="bulletlist"/>
        <w:numPr>
          <w:ilvl w:val="0"/>
          <w:numId w:val="0"/>
        </w:numPr>
        <w:rPr>
          <w:lang w:val="en-US"/>
        </w:rPr>
      </w:pPr>
      <w:r w:rsidRPr="72C6EAFF">
        <w:rPr>
          <w:lang w:val="en-US"/>
        </w:rPr>
        <w:t xml:space="preserve">For the real-time prediction, the katest VCBI observation is received from the </w:t>
      </w:r>
      <w:r w:rsidR="00036A8A">
        <w:rPr>
          <w:lang w:val="en-US"/>
        </w:rPr>
        <w:t>Super</w:t>
      </w:r>
      <w:r w:rsidRPr="72C6EAFF">
        <w:rPr>
          <w:lang w:val="en-US"/>
        </w:rPr>
        <w:t>base database when a request for prediction is made. All features are preprocessed using the same procedure that was used during the model training. Then the future vector is supplied to the XGBoost models, which make predictions and send them through the backend API. Thus the same feature structure is preserved for both the training and prediction phase.</w:t>
      </w:r>
    </w:p>
    <w:p w14:paraId="401F687B" w14:textId="2052C439" w:rsidR="00292183" w:rsidRDefault="00292183" w:rsidP="00EE61C5">
      <w:pPr>
        <w:pStyle w:val="bulletlist"/>
        <w:numPr>
          <w:ilvl w:val="0"/>
          <w:numId w:val="0"/>
        </w:numPr>
        <w:rPr>
          <w:lang w:val="en-US"/>
        </w:rPr>
      </w:pPr>
      <w:r>
        <w:rPr>
          <w:lang w:val="en-US"/>
        </w:rPr>
        <w:t xml:space="preserve">The backend </w:t>
      </w:r>
      <w:r w:rsidR="00BA5B53">
        <w:rPr>
          <w:lang w:val="en-US"/>
        </w:rPr>
        <w:t>prediction mechanism of the proposed module is realize by using a F</w:t>
      </w:r>
      <w:r w:rsidR="00C71404">
        <w:rPr>
          <w:lang w:val="en-US"/>
        </w:rPr>
        <w:t xml:space="preserve">lask API where it gets the needed meteorological parameters and </w:t>
      </w:r>
      <w:r w:rsidR="0079650C">
        <w:rPr>
          <w:lang w:val="en-US"/>
        </w:rPr>
        <w:t xml:space="preserve">then predicts using the trained XGBoost model. Here, the output of </w:t>
      </w:r>
      <w:r w:rsidR="00F11D3B">
        <w:rPr>
          <w:lang w:val="en-US"/>
        </w:rPr>
        <w:t xml:space="preserve">cloud parameters and then </w:t>
      </w:r>
      <w:r w:rsidR="002F5929">
        <w:rPr>
          <w:lang w:val="en-US"/>
        </w:rPr>
        <w:t>predicts using the trained XGBoost model</w:t>
      </w:r>
      <w:r w:rsidR="00E905C0">
        <w:rPr>
          <w:lang w:val="en-US"/>
        </w:rPr>
        <w:t xml:space="preserve">. Here the output of the cloud parameter is mapped to the corresponding cloud </w:t>
      </w:r>
      <w:r w:rsidR="00B7119D">
        <w:rPr>
          <w:lang w:val="en-US"/>
        </w:rPr>
        <w:t>parameter is mapped to the corresponding visivility.</w:t>
      </w:r>
    </w:p>
    <w:p w14:paraId="51D4798E" w14:textId="2A6E8B97" w:rsidR="00B7119D" w:rsidRDefault="72C6EAFF" w:rsidP="00EE61C5">
      <w:pPr>
        <w:pStyle w:val="bulletlist"/>
        <w:numPr>
          <w:ilvl w:val="0"/>
          <w:numId w:val="0"/>
        </w:numPr>
      </w:pPr>
      <w:r w:rsidRPr="72C6EAFF">
        <w:rPr>
          <w:lang w:val="en-US"/>
        </w:rPr>
        <w:t xml:space="preserve">Prediction process overall could be explained as follows: METAR Data </w:t>
      </w:r>
      <w:r>
        <w:t xml:space="preserve">→ Data Parsing → </w:t>
      </w:r>
      <w:r w:rsidR="00036A8A">
        <w:t>Super</w:t>
      </w:r>
      <w:r>
        <w:t>base Database → Features Generation → XGBoost Models → Cloud &amp; Visibility Prediction → Flask API → Dashboard</w:t>
      </w:r>
    </w:p>
    <w:p w14:paraId="6431D32E" w14:textId="447CBEAD" w:rsidR="00CE721C" w:rsidRDefault="00CE721C" w:rsidP="00EE61C5">
      <w:pPr>
        <w:pStyle w:val="bulletlist"/>
        <w:numPr>
          <w:ilvl w:val="0"/>
          <w:numId w:val="0"/>
        </w:numPr>
        <w:rPr>
          <w:lang w:val="en-US"/>
        </w:rPr>
      </w:pPr>
      <w:r>
        <w:t xml:space="preserve">Prediction result is displayed on the dashboard in human-readable from, which minimizes the manual work of </w:t>
      </w:r>
      <w:r w:rsidR="006A79D8">
        <w:t>interpreting aviation weather codes. From the exper</w:t>
      </w:r>
      <w:r w:rsidR="00673A3F">
        <w:t>imental results, XGBoost was found to outper</w:t>
      </w:r>
      <w:r w:rsidR="003201AD">
        <w:t xml:space="preserve">form other models with 78.15% accuracy </w:t>
      </w:r>
      <w:r w:rsidR="00F12E26">
        <w:t>and 347.7295 of MAE, beating DT an</w:t>
      </w:r>
      <w:r w:rsidR="005E7D80">
        <w:t>d RF model.</w:t>
      </w:r>
    </w:p>
    <w:p w14:paraId="5AAF9A64" w14:textId="6540BE5A" w:rsidR="17CB42FC" w:rsidRDefault="2E82D2B3" w:rsidP="17CB42FC">
      <w:pPr>
        <w:pStyle w:val="Heading2"/>
      </w:pPr>
      <w:r>
        <w:t xml:space="preserve">Qnh, </w:t>
      </w:r>
      <w:r w:rsidR="30A148AB">
        <w:t>Dewpoint</w:t>
      </w:r>
      <w:r>
        <w:t xml:space="preserve"> and </w:t>
      </w:r>
      <w:r w:rsidR="45631FCD">
        <w:t xml:space="preserve">Rh </w:t>
      </w:r>
      <w:r w:rsidR="7EC89168">
        <w:t>Prediction</w:t>
      </w:r>
    </w:p>
    <w:p w14:paraId="43BD47AC" w14:textId="39883A8D" w:rsidR="17CB42FC" w:rsidRDefault="005E7D80" w:rsidP="005E7D80">
      <w:pPr>
        <w:pStyle w:val="bulletlist"/>
        <w:numPr>
          <w:ilvl w:val="0"/>
          <w:numId w:val="0"/>
        </w:numPr>
        <w:rPr>
          <w:lang w:val="en-US"/>
        </w:rPr>
      </w:pPr>
      <w:r>
        <w:rPr>
          <w:lang w:val="en-US"/>
        </w:rPr>
        <w:t>This part of the system that predicts QNH, Dewpoint and</w:t>
      </w:r>
      <w:r w:rsidR="00600D71">
        <w:rPr>
          <w:lang w:val="en-US"/>
        </w:rPr>
        <w:t xml:space="preserve"> RH uses a data-driven method. It relies on the Light </w:t>
      </w:r>
      <w:r w:rsidR="00E16879">
        <w:rPr>
          <w:lang w:val="en-US"/>
        </w:rPr>
        <w:t>Gradient Boosting Machine (LightGBM) and the August-</w:t>
      </w:r>
      <w:r w:rsidR="001F2D96">
        <w:rPr>
          <w:lang w:val="en-US"/>
        </w:rPr>
        <w:t>Roche-Mangus formula from ther</w:t>
      </w:r>
      <w:r w:rsidR="009E7F5C">
        <w:rPr>
          <w:lang w:val="en-US"/>
        </w:rPr>
        <w:t>mo</w:t>
      </w:r>
      <w:r w:rsidR="00090429">
        <w:rPr>
          <w:lang w:val="en-US"/>
        </w:rPr>
        <w:t>dynamics. I have been that this combination gives a balance between statical learning and physical reality.</w:t>
      </w:r>
    </w:p>
    <w:p w14:paraId="0687EF74" w14:textId="3425540B" w:rsidR="00090429" w:rsidRDefault="00AC4290" w:rsidP="005E7D80">
      <w:pPr>
        <w:pStyle w:val="bulletlist"/>
        <w:numPr>
          <w:ilvl w:val="0"/>
          <w:numId w:val="0"/>
        </w:numPr>
        <w:rPr>
          <w:lang w:val="en-US"/>
        </w:rPr>
      </w:pPr>
      <w:r>
        <w:rPr>
          <w:lang w:val="en-US"/>
        </w:rPr>
        <w:t xml:space="preserve">The system keeps pilling local weather data from a central SQLite </w:t>
      </w:r>
      <w:r w:rsidR="00F57169">
        <w:rPr>
          <w:lang w:val="en-US"/>
        </w:rPr>
        <w:t xml:space="preserve">database. To make sure the time order stays correct </w:t>
      </w:r>
      <w:r w:rsidR="00C647A0">
        <w:rPr>
          <w:lang w:val="en-US"/>
        </w:rPr>
        <w:t xml:space="preserve">all records are sorted by UTC timestamps. </w:t>
      </w:r>
      <w:r w:rsidR="00AC369B">
        <w:rPr>
          <w:lang w:val="en-US"/>
        </w:rPr>
        <w:t xml:space="preserve">When a value is missing the system copies the known value </w:t>
      </w:r>
      <w:r w:rsidR="004933BD">
        <w:rPr>
          <w:lang w:val="en-US"/>
        </w:rPr>
        <w:t>forward so that no gaps appear.</w:t>
      </w:r>
    </w:p>
    <w:p w14:paraId="573E3150" w14:textId="30DD18F7" w:rsidR="00A27400" w:rsidRDefault="00CF48E0" w:rsidP="005E7D80">
      <w:pPr>
        <w:pStyle w:val="bulletlist"/>
        <w:numPr>
          <w:ilvl w:val="0"/>
          <w:numId w:val="0"/>
        </w:numPr>
        <w:rPr>
          <w:lang w:val="en-US"/>
        </w:rPr>
      </w:pPr>
      <w:r>
        <w:rPr>
          <w:lang w:val="en-US"/>
        </w:rPr>
        <w:t xml:space="preserve">To make QNH, Dewpoint and RH predictions  more accurate </w:t>
      </w:r>
      <w:r w:rsidR="002D4A48">
        <w:rPr>
          <w:lang w:val="en-US"/>
        </w:rPr>
        <w:t xml:space="preserve">many features are created </w:t>
      </w:r>
      <w:r w:rsidR="000D2FE7">
        <w:rPr>
          <w:lang w:val="en-US"/>
        </w:rPr>
        <w:t>from observations</w:t>
      </w:r>
      <w:r w:rsidR="00EC2952">
        <w:rPr>
          <w:lang w:val="en-US"/>
        </w:rPr>
        <w:t xml:space="preserve">. </w:t>
      </w:r>
      <w:r w:rsidR="00F5788F">
        <w:rPr>
          <w:lang w:val="en-US"/>
        </w:rPr>
        <w:t xml:space="preserve">The hour of the </w:t>
      </w:r>
      <w:r w:rsidR="00151D80">
        <w:rPr>
          <w:lang w:val="en-US"/>
        </w:rPr>
        <w:t xml:space="preserve">day is turned </w:t>
      </w:r>
      <w:r w:rsidR="00BB5174">
        <w:rPr>
          <w:lang w:val="en-US"/>
        </w:rPr>
        <w:t xml:space="preserve">into </w:t>
      </w:r>
      <w:r w:rsidR="00405978">
        <w:rPr>
          <w:lang w:val="en-US"/>
        </w:rPr>
        <w:t>sine and c</w:t>
      </w:r>
      <w:r w:rsidR="0073500B">
        <w:rPr>
          <w:lang w:val="en-US"/>
        </w:rPr>
        <w:t xml:space="preserve">osine value so that the daily </w:t>
      </w:r>
      <w:r w:rsidR="001D6693">
        <w:rPr>
          <w:lang w:val="en-US"/>
        </w:rPr>
        <w:t>cycle</w:t>
      </w:r>
      <w:r w:rsidR="00C4415B">
        <w:rPr>
          <w:lang w:val="en-US"/>
        </w:rPr>
        <w:t xml:space="preserve"> </w:t>
      </w:r>
      <w:r w:rsidR="004B5453">
        <w:rPr>
          <w:lang w:val="en-US"/>
        </w:rPr>
        <w:t xml:space="preserve">shows </w:t>
      </w:r>
      <w:r w:rsidR="005C005F">
        <w:rPr>
          <w:lang w:val="en-US"/>
        </w:rPr>
        <w:t xml:space="preserve">up in the </w:t>
      </w:r>
      <w:r w:rsidR="003C0857">
        <w:rPr>
          <w:lang w:val="en-US"/>
        </w:rPr>
        <w:t xml:space="preserve">model. For Dewpoint the month </w:t>
      </w:r>
      <w:r w:rsidR="00C672A2">
        <w:rPr>
          <w:lang w:val="en-US"/>
        </w:rPr>
        <w:t xml:space="preserve">of the </w:t>
      </w:r>
      <w:r w:rsidR="002C12E5">
        <w:rPr>
          <w:lang w:val="en-US"/>
        </w:rPr>
        <w:t xml:space="preserve">year is </w:t>
      </w:r>
      <w:r w:rsidR="007F4074">
        <w:rPr>
          <w:lang w:val="en-US"/>
        </w:rPr>
        <w:t xml:space="preserve">encoded in the way </w:t>
      </w:r>
      <w:r w:rsidR="00F51518">
        <w:rPr>
          <w:lang w:val="en-US"/>
        </w:rPr>
        <w:t>to capture seasonal changes</w:t>
      </w:r>
      <w:r w:rsidR="00863554">
        <w:rPr>
          <w:lang w:val="en-US"/>
        </w:rPr>
        <w:t xml:space="preserve">. That also add the temperature </w:t>
      </w:r>
      <w:r w:rsidR="00FC55F0">
        <w:rPr>
          <w:lang w:val="en-US"/>
        </w:rPr>
        <w:t>spre</w:t>
      </w:r>
      <w:r w:rsidR="00735F5F">
        <w:rPr>
          <w:lang w:val="en-US"/>
        </w:rPr>
        <w:t>a</w:t>
      </w:r>
      <w:r w:rsidR="00FC55F0">
        <w:rPr>
          <w:lang w:val="en-US"/>
        </w:rPr>
        <w:t>d</w:t>
      </w:r>
      <w:r w:rsidR="00735F5F">
        <w:rPr>
          <w:lang w:val="en-US"/>
        </w:rPr>
        <w:t xml:space="preserve"> - </w:t>
      </w:r>
      <w:r w:rsidR="009122FA">
        <w:rPr>
          <w:lang w:val="en-US"/>
        </w:rPr>
        <w:t xml:space="preserve">the different </w:t>
      </w:r>
      <w:r w:rsidR="00BD07D6">
        <w:rPr>
          <w:lang w:val="en-US"/>
        </w:rPr>
        <w:t xml:space="preserve">between air temperature and Dewpoint - because it tells the model how moist the </w:t>
      </w:r>
      <w:r w:rsidR="00272F14">
        <w:rPr>
          <w:lang w:val="en-US"/>
        </w:rPr>
        <w:t xml:space="preserve">air is. Lagged </w:t>
      </w:r>
      <w:r w:rsidR="001D3FD7">
        <w:rPr>
          <w:lang w:val="en-US"/>
        </w:rPr>
        <w:t>values and QNH momentum features capture</w:t>
      </w:r>
      <w:r w:rsidR="00637986">
        <w:rPr>
          <w:lang w:val="en-US"/>
        </w:rPr>
        <w:t xml:space="preserve"> how the atmosphere </w:t>
      </w:r>
      <w:r w:rsidR="00F64375">
        <w:rPr>
          <w:lang w:val="en-US"/>
        </w:rPr>
        <w:t xml:space="preserve">changes over time. Short-term </w:t>
      </w:r>
      <w:r w:rsidR="00F63A14">
        <w:rPr>
          <w:lang w:val="en-US"/>
        </w:rPr>
        <w:t xml:space="preserve">trends are seen with 3-hour and </w:t>
      </w:r>
      <w:r w:rsidR="003C6092">
        <w:rPr>
          <w:lang w:val="en-US"/>
        </w:rPr>
        <w:t xml:space="preserve">6-hour </w:t>
      </w:r>
      <w:r w:rsidR="00AE6F4E">
        <w:rPr>
          <w:lang w:val="en-US"/>
        </w:rPr>
        <w:t>rolling averages.</w:t>
      </w:r>
    </w:p>
    <w:p w14:paraId="4492608C" w14:textId="6D5BD6C2" w:rsidR="00AE6F4E" w:rsidRPr="00792A70" w:rsidRDefault="00AE6F4E" w:rsidP="005E7D80">
      <w:pPr>
        <w:pStyle w:val="bulletlist"/>
        <w:numPr>
          <w:ilvl w:val="0"/>
          <w:numId w:val="0"/>
        </w:numPr>
      </w:pPr>
      <w:r>
        <w:rPr>
          <w:lang w:val="en-US"/>
        </w:rPr>
        <w:t xml:space="preserve">The </w:t>
      </w:r>
      <w:r w:rsidR="00A72320">
        <w:rPr>
          <w:lang w:val="en-US"/>
        </w:rPr>
        <w:t xml:space="preserve">LightGBM model is trained separately </w:t>
      </w:r>
      <w:r w:rsidR="00333CD0">
        <w:rPr>
          <w:lang w:val="en-US"/>
        </w:rPr>
        <w:t>to forecast QNH and Dewpoint three hours ahead</w:t>
      </w:r>
      <w:r w:rsidR="008647D5">
        <w:rPr>
          <w:lang w:val="en-US"/>
        </w:rPr>
        <w:t xml:space="preserve">. During training the target values are </w:t>
      </w:r>
      <w:r w:rsidR="00A20B21">
        <w:rPr>
          <w:lang w:val="en-US"/>
        </w:rPr>
        <w:t xml:space="preserve">shifted </w:t>
      </w:r>
      <w:r w:rsidR="002361A8">
        <w:rPr>
          <w:lang w:val="en-US"/>
        </w:rPr>
        <w:t>three hou</w:t>
      </w:r>
      <w:r w:rsidR="00017A19">
        <w:rPr>
          <w:lang w:val="en-US"/>
        </w:rPr>
        <w:t xml:space="preserve">rs. </w:t>
      </w:r>
      <w:r w:rsidR="005046B3">
        <w:rPr>
          <w:lang w:val="en-US"/>
        </w:rPr>
        <w:t xml:space="preserve">The data is split </w:t>
      </w:r>
      <w:r w:rsidR="00FD05DF">
        <w:rPr>
          <w:lang w:val="en-US"/>
        </w:rPr>
        <w:t>chr</w:t>
      </w:r>
      <w:r w:rsidR="009B3789">
        <w:rPr>
          <w:lang w:val="en-US"/>
        </w:rPr>
        <w:t>onological</w:t>
      </w:r>
      <w:r w:rsidR="00BB1CE5">
        <w:rPr>
          <w:lang w:val="en-US"/>
        </w:rPr>
        <w:t>ly</w:t>
      </w:r>
      <w:r w:rsidR="00841383">
        <w:rPr>
          <w:lang w:val="en-US"/>
        </w:rPr>
        <w:t xml:space="preserve">: 80% for </w:t>
      </w:r>
      <w:r w:rsidR="008A304D">
        <w:rPr>
          <w:lang w:val="en-US"/>
        </w:rPr>
        <w:t xml:space="preserve">training and 20% for </w:t>
      </w:r>
      <w:r w:rsidR="0034434B">
        <w:rPr>
          <w:lang w:val="en-US"/>
        </w:rPr>
        <w:t>testing with no shu</w:t>
      </w:r>
      <w:r w:rsidR="00185346">
        <w:rPr>
          <w:lang w:val="en-US"/>
        </w:rPr>
        <w:t>ffling</w:t>
      </w:r>
      <w:r w:rsidR="00020E65">
        <w:rPr>
          <w:lang w:val="en-US"/>
        </w:rPr>
        <w:t>. This keeps obser</w:t>
      </w:r>
      <w:r w:rsidR="00E53ECD">
        <w:rPr>
          <w:lang w:val="en-US"/>
        </w:rPr>
        <w:t xml:space="preserve">vations </w:t>
      </w:r>
      <w:r w:rsidR="00921569">
        <w:rPr>
          <w:lang w:val="en-US"/>
        </w:rPr>
        <w:t xml:space="preserve">hidden from the model. The </w:t>
      </w:r>
      <w:r w:rsidR="006252F4">
        <w:rPr>
          <w:lang w:val="en-US"/>
        </w:rPr>
        <w:t xml:space="preserve">Dewpoint </w:t>
      </w:r>
      <w:r w:rsidR="00ED10EC">
        <w:rPr>
          <w:lang w:val="en-US"/>
        </w:rPr>
        <w:t>model rea</w:t>
      </w:r>
      <w:r w:rsidR="005B77FD">
        <w:rPr>
          <w:lang w:val="en-US"/>
        </w:rPr>
        <w:t>ched an R</w:t>
      </w:r>
      <w:r w:rsidR="005B77FD" w:rsidRPr="005B77FD">
        <w:rPr>
          <w:vertAlign w:val="superscript"/>
          <w:lang w:val="en-US"/>
        </w:rPr>
        <w:t>2</w:t>
      </w:r>
      <w:r w:rsidR="00E36402">
        <w:rPr>
          <w:vertAlign w:val="superscript"/>
          <w:lang w:val="en-US"/>
        </w:rPr>
        <w:t xml:space="preserve"> </w:t>
      </w:r>
      <w:r w:rsidR="00792A70" w:rsidRPr="00792A70">
        <w:rPr>
          <w:lang w:val="en-US"/>
        </w:rPr>
        <w:t xml:space="preserve">of </w:t>
      </w:r>
      <w:r w:rsidR="00792A70">
        <w:rPr>
          <w:lang w:val="en-US"/>
        </w:rPr>
        <w:t xml:space="preserve"> </w:t>
      </w:r>
      <w:r w:rsidR="00091468">
        <w:rPr>
          <w:lang w:val="en-US"/>
        </w:rPr>
        <w:t xml:space="preserve">0.66 and MAE of around </w:t>
      </w:r>
      <w:r w:rsidR="0046445F" w:rsidRPr="6C54C2A3">
        <w:rPr>
          <w:rFonts w:eastAsia="Times New Roman"/>
        </w:rPr>
        <w:t>0.58 °C</w:t>
      </w:r>
      <w:r w:rsidR="00803E1D">
        <w:rPr>
          <w:rFonts w:eastAsia="Times New Roman"/>
        </w:rPr>
        <w:t xml:space="preserve">. The QNH model </w:t>
      </w:r>
      <w:r w:rsidR="001C6D17">
        <w:rPr>
          <w:rFonts w:eastAsia="Times New Roman"/>
        </w:rPr>
        <w:t>achieved</w:t>
      </w:r>
      <w:r w:rsidR="00803E1D">
        <w:rPr>
          <w:rFonts w:eastAsia="Times New Roman"/>
        </w:rPr>
        <w:t xml:space="preserve"> </w:t>
      </w:r>
      <w:r w:rsidR="001C6D17">
        <w:rPr>
          <w:rFonts w:eastAsia="Times New Roman"/>
        </w:rPr>
        <w:t xml:space="preserve">an </w:t>
      </w:r>
      <w:r w:rsidR="00006A6A">
        <w:rPr>
          <w:rFonts w:eastAsia="Times New Roman"/>
        </w:rPr>
        <w:t>abs</w:t>
      </w:r>
      <w:r w:rsidR="00D90B51">
        <w:rPr>
          <w:rFonts w:eastAsia="Times New Roman"/>
        </w:rPr>
        <w:t xml:space="preserve">olute error </w:t>
      </w:r>
      <w:r w:rsidR="00315C54">
        <w:rPr>
          <w:rFonts w:eastAsia="Times New Roman"/>
        </w:rPr>
        <w:t xml:space="preserve">of roughly </w:t>
      </w:r>
      <w:r w:rsidR="002E61CC">
        <w:rPr>
          <w:rFonts w:eastAsia="Times New Roman"/>
        </w:rPr>
        <w:t>1.8 hpa.</w:t>
      </w:r>
    </w:p>
    <w:p w14:paraId="09CD50A3" w14:textId="67F1A818" w:rsidR="002E61CC" w:rsidRPr="00792A70" w:rsidRDefault="002E61CC" w:rsidP="005E7D80">
      <w:pPr>
        <w:pStyle w:val="bulletlist"/>
        <w:numPr>
          <w:ilvl w:val="0"/>
          <w:numId w:val="0"/>
        </w:numPr>
      </w:pPr>
      <w:r w:rsidRPr="1F092857">
        <w:rPr>
          <w:rFonts w:eastAsia="Times New Roman"/>
          <w:lang w:val="en-US"/>
        </w:rPr>
        <w:t xml:space="preserve">Unlike QNH and Dewpoint RH is not predicted by its ML model. </w:t>
      </w:r>
      <w:r w:rsidR="004154EB" w:rsidRPr="1F092857">
        <w:rPr>
          <w:rFonts w:eastAsia="Times New Roman"/>
          <w:lang w:val="en-US"/>
        </w:rPr>
        <w:t xml:space="preserve">Instead </w:t>
      </w:r>
      <w:r w:rsidR="00C85531" w:rsidRPr="1F092857">
        <w:rPr>
          <w:rFonts w:eastAsia="Times New Roman"/>
          <w:lang w:val="en-US"/>
        </w:rPr>
        <w:t xml:space="preserve">the predicted </w:t>
      </w:r>
      <w:r w:rsidR="006D6F35" w:rsidRPr="1F092857">
        <w:rPr>
          <w:rFonts w:eastAsia="Times New Roman"/>
          <w:lang w:val="en-US"/>
        </w:rPr>
        <w:t>dewpoint and predicted tempe</w:t>
      </w:r>
      <w:r w:rsidR="00C64605" w:rsidRPr="1F092857">
        <w:rPr>
          <w:rFonts w:eastAsia="Times New Roman"/>
          <w:lang w:val="en-US"/>
        </w:rPr>
        <w:t xml:space="preserve">rature </w:t>
      </w:r>
      <w:r w:rsidR="00630CF7" w:rsidRPr="1F092857">
        <w:rPr>
          <w:rFonts w:eastAsia="Times New Roman"/>
          <w:lang w:val="en-US"/>
        </w:rPr>
        <w:t xml:space="preserve">are </w:t>
      </w:r>
      <w:r w:rsidR="00C17729" w:rsidRPr="1F092857">
        <w:rPr>
          <w:rFonts w:eastAsia="Times New Roman"/>
          <w:lang w:val="en-US"/>
        </w:rPr>
        <w:t xml:space="preserve">fed into </w:t>
      </w:r>
      <w:r w:rsidR="001B3D4A" w:rsidRPr="1F092857">
        <w:rPr>
          <w:rFonts w:eastAsia="Times New Roman"/>
          <w:lang w:val="en-US"/>
        </w:rPr>
        <w:t>the August-</w:t>
      </w:r>
      <w:r w:rsidR="008B01F1" w:rsidRPr="1F092857">
        <w:rPr>
          <w:rFonts w:eastAsia="Times New Roman"/>
          <w:lang w:val="en-US"/>
        </w:rPr>
        <w:t>R</w:t>
      </w:r>
      <w:r w:rsidR="005E7E63" w:rsidRPr="1F092857">
        <w:rPr>
          <w:rFonts w:eastAsia="Times New Roman"/>
          <w:lang w:val="en-US"/>
        </w:rPr>
        <w:t>oche-Magnus equation to obtain future RH</w:t>
      </w:r>
      <w:r w:rsidR="00C752BF" w:rsidRPr="1F092857">
        <w:rPr>
          <w:rFonts w:eastAsia="Times New Roman"/>
          <w:lang w:val="en-US"/>
        </w:rPr>
        <w:t>:</w:t>
      </w:r>
    </w:p>
    <w:p w14:paraId="624A7930" w14:textId="09384505" w:rsidR="00801159" w:rsidRDefault="45F557BD" w:rsidP="38413475">
      <w:pPr>
        <w:spacing w:before="240" w:after="240" w:line="259" w:lineRule="auto"/>
        <w:jc w:val="both"/>
      </w:pPr>
      <w:r w:rsidRPr="45F557BD">
        <w:rPr>
          <w:rFonts w:eastAsia="Times New Roman"/>
        </w:rPr>
        <w:t>RH</w:t>
      </w:r>
      <w:r w:rsidR="2BC2D524" w:rsidRPr="2BC2D524">
        <w:rPr>
          <w:rFonts w:eastAsia="Times New Roman"/>
        </w:rPr>
        <w:t xml:space="preserve"> </w:t>
      </w:r>
      <w:r w:rsidRPr="45F557BD">
        <w:rPr>
          <w:rFonts w:eastAsia="Times New Roman"/>
        </w:rPr>
        <w:t>=</w:t>
      </w:r>
      <w:r w:rsidR="24DC4453" w:rsidRPr="24DC4453">
        <w:rPr>
          <w:rFonts w:eastAsia="Times New Roman"/>
        </w:rPr>
        <w:t xml:space="preserve"> </w:t>
      </w:r>
      <w:r w:rsidRPr="45F557BD">
        <w:rPr>
          <w:rFonts w:eastAsia="Times New Roman"/>
        </w:rPr>
        <w:t>100×exp</w:t>
      </w:r>
      <w:r w:rsidR="639C34DA" w:rsidRPr="639C34DA">
        <w:rPr>
          <w:rFonts w:eastAsia="Times New Roman"/>
        </w:rPr>
        <w:t xml:space="preserve"> </w:t>
      </w:r>
      <w:r w:rsidR="37BB77DE" w:rsidRPr="37BB77DE">
        <w:rPr>
          <w:rFonts w:eastAsia="Times New Roman"/>
        </w:rPr>
        <w:t>[(</w:t>
      </w:r>
      <w:r w:rsidRPr="45F557BD">
        <w:rPr>
          <w:rFonts w:eastAsia="Times New Roman"/>
        </w:rPr>
        <w:t>17.</w:t>
      </w:r>
      <w:r w:rsidR="62C12C5A" w:rsidRPr="62C12C5A">
        <w:rPr>
          <w:rFonts w:eastAsia="Times New Roman"/>
        </w:rPr>
        <w:t>67T</w:t>
      </w:r>
      <w:r w:rsidR="62C12C5A" w:rsidRPr="71B2056B">
        <w:rPr>
          <w:rFonts w:eastAsia="Times New Roman"/>
          <w:vertAlign w:val="subscript"/>
        </w:rPr>
        <w:t>d</w:t>
      </w:r>
      <w:r w:rsidR="0984E286" w:rsidRPr="0984E286">
        <w:rPr>
          <w:rFonts w:eastAsia="Times New Roman"/>
        </w:rPr>
        <w:t xml:space="preserve"> </w:t>
      </w:r>
      <w:r w:rsidR="577D1255" w:rsidRPr="577D1255">
        <w:rPr>
          <w:rFonts w:eastAsia="Times New Roman"/>
        </w:rPr>
        <w:t>/ (</w:t>
      </w:r>
      <w:r w:rsidR="1A4026DF" w:rsidRPr="1A4026DF">
        <w:rPr>
          <w:rFonts w:eastAsia="Times New Roman"/>
        </w:rPr>
        <w:t>T</w:t>
      </w:r>
      <w:r w:rsidR="1A4026DF" w:rsidRPr="1A4026DF">
        <w:rPr>
          <w:rFonts w:eastAsia="Times New Roman"/>
          <w:vertAlign w:val="subscript"/>
        </w:rPr>
        <w:t>d</w:t>
      </w:r>
      <w:r w:rsidR="38C9731E" w:rsidRPr="38C9731E">
        <w:rPr>
          <w:rFonts w:eastAsia="Times New Roman"/>
          <w:vertAlign w:val="subscript"/>
        </w:rPr>
        <w:t xml:space="preserve"> </w:t>
      </w:r>
      <w:r w:rsidR="1A4026DF" w:rsidRPr="05D428D7">
        <w:rPr>
          <w:rFonts w:eastAsia="Times New Roman"/>
        </w:rPr>
        <w:t xml:space="preserve">+ </w:t>
      </w:r>
      <w:r w:rsidR="713075B1" w:rsidRPr="05D428D7">
        <w:rPr>
          <w:rFonts w:eastAsia="Times New Roman"/>
        </w:rPr>
        <w:t>243.5</w:t>
      </w:r>
      <w:r w:rsidR="6AD8C0D5" w:rsidRPr="05D428D7">
        <w:rPr>
          <w:rFonts w:eastAsia="Times New Roman"/>
        </w:rPr>
        <w:t>))</w:t>
      </w:r>
      <w:r w:rsidR="5D5C6062" w:rsidRPr="5D5C6062">
        <w:rPr>
          <w:rFonts w:eastAsia="Times New Roman"/>
        </w:rPr>
        <w:t xml:space="preserve"> </w:t>
      </w:r>
      <w:r w:rsidR="68726CE0" w:rsidRPr="68726CE0">
        <w:rPr>
          <w:rFonts w:eastAsia="Times New Roman"/>
        </w:rPr>
        <w:t>- (</w:t>
      </w:r>
      <w:r w:rsidR="30DBB329" w:rsidRPr="30DBB329">
        <w:rPr>
          <w:rFonts w:eastAsia="Times New Roman"/>
        </w:rPr>
        <w:t>17.</w:t>
      </w:r>
      <w:r w:rsidR="45601253" w:rsidRPr="45601253">
        <w:rPr>
          <w:rFonts w:eastAsia="Times New Roman"/>
        </w:rPr>
        <w:t xml:space="preserve">67T </w:t>
      </w:r>
      <w:r w:rsidR="6ADA2122" w:rsidRPr="6ADA2122">
        <w:rPr>
          <w:rFonts w:eastAsia="Times New Roman"/>
        </w:rPr>
        <w:t xml:space="preserve">/ (T </w:t>
      </w:r>
      <w:r w:rsidR="19D9B965" w:rsidRPr="19D9B965">
        <w:rPr>
          <w:rFonts w:eastAsia="Times New Roman"/>
        </w:rPr>
        <w:t>+ 243.5</w:t>
      </w:r>
      <w:r w:rsidR="60E70544" w:rsidRPr="60E70544">
        <w:rPr>
          <w:rFonts w:eastAsia="Times New Roman"/>
        </w:rPr>
        <w:t xml:space="preserve"> </w:t>
      </w:r>
      <w:r w:rsidR="2BC2D524" w:rsidRPr="2BC2D524">
        <w:rPr>
          <w:rFonts w:eastAsia="Times New Roman"/>
        </w:rPr>
        <w:t>))]</w:t>
      </w:r>
    </w:p>
    <w:p w14:paraId="536F9AAC" w14:textId="770B07A8" w:rsidR="00C752BF" w:rsidRDefault="00B25799" w:rsidP="09E628C3">
      <w:pPr>
        <w:pStyle w:val="bulletlist"/>
        <w:numPr>
          <w:ilvl w:val="0"/>
          <w:numId w:val="0"/>
        </w:numPr>
        <w:rPr>
          <w:lang w:val="en-US"/>
        </w:rPr>
      </w:pPr>
      <w:r w:rsidRPr="5427BCEA">
        <w:rPr>
          <w:lang w:val="en-US"/>
        </w:rPr>
        <w:t xml:space="preserve">Where the </w:t>
      </w:r>
      <w:r w:rsidR="00F723F2" w:rsidRPr="5427BCEA">
        <w:rPr>
          <w:lang w:val="en-US"/>
        </w:rPr>
        <w:t>sy</w:t>
      </w:r>
      <w:r w:rsidR="00B02F31" w:rsidRPr="5427BCEA">
        <w:rPr>
          <w:lang w:val="en-US"/>
        </w:rPr>
        <w:t>mbol (</w:t>
      </w:r>
      <w:r w:rsidR="7514F02D" w:rsidRPr="7514F02D">
        <w:rPr>
          <w:lang w:val="en-US"/>
        </w:rPr>
        <w:t>T</w:t>
      </w:r>
      <w:r w:rsidR="7514F02D" w:rsidRPr="3EBEB696">
        <w:rPr>
          <w:vertAlign w:val="subscript"/>
          <w:lang w:val="en-US"/>
        </w:rPr>
        <w:t>d</w:t>
      </w:r>
      <w:r w:rsidR="00B02F31" w:rsidRPr="5427BCEA">
        <w:rPr>
          <w:lang w:val="en-US"/>
        </w:rPr>
        <w:t xml:space="preserve">) stands </w:t>
      </w:r>
      <w:r w:rsidR="000E252E" w:rsidRPr="5427BCEA">
        <w:rPr>
          <w:lang w:val="en-US"/>
        </w:rPr>
        <w:t xml:space="preserve">for the predicted Dewpoint temperature </w:t>
      </w:r>
      <w:r w:rsidR="3E92F2FC" w:rsidRPr="3E92F2FC">
        <w:rPr>
          <w:lang w:val="en-US"/>
        </w:rPr>
        <w:t>(°C)</w:t>
      </w:r>
      <w:r w:rsidR="70C59C9D" w:rsidRPr="70C59C9D">
        <w:rPr>
          <w:lang w:val="en-US"/>
        </w:rPr>
        <w:t xml:space="preserve"> </w:t>
      </w:r>
      <w:r w:rsidR="000E252E" w:rsidRPr="5427BCEA">
        <w:rPr>
          <w:lang w:val="en-US"/>
        </w:rPr>
        <w:t xml:space="preserve">and the </w:t>
      </w:r>
      <w:r w:rsidR="00BF3ED5" w:rsidRPr="5427BCEA">
        <w:rPr>
          <w:lang w:val="en-US"/>
        </w:rPr>
        <w:t>symbol (T) sta</w:t>
      </w:r>
      <w:r w:rsidR="000542CF" w:rsidRPr="5427BCEA">
        <w:rPr>
          <w:lang w:val="en-US"/>
        </w:rPr>
        <w:t>nd</w:t>
      </w:r>
      <w:r w:rsidR="005B1AAC" w:rsidRPr="5427BCEA">
        <w:rPr>
          <w:lang w:val="en-US"/>
        </w:rPr>
        <w:t xml:space="preserve">s </w:t>
      </w:r>
      <w:r w:rsidR="00273414" w:rsidRPr="5427BCEA">
        <w:rPr>
          <w:lang w:val="en-US"/>
        </w:rPr>
        <w:t xml:space="preserve">for the </w:t>
      </w:r>
      <w:r w:rsidR="005B13C7" w:rsidRPr="5427BCEA">
        <w:rPr>
          <w:lang w:val="en-US"/>
        </w:rPr>
        <w:t xml:space="preserve">predicted </w:t>
      </w:r>
      <w:r w:rsidR="00195BB7" w:rsidRPr="5427BCEA">
        <w:rPr>
          <w:lang w:val="en-US"/>
        </w:rPr>
        <w:t>dry temperature</w:t>
      </w:r>
      <w:r w:rsidR="78950CC0" w:rsidRPr="78950CC0">
        <w:rPr>
          <w:lang w:val="en-US"/>
        </w:rPr>
        <w:t xml:space="preserve"> </w:t>
      </w:r>
      <w:r w:rsidR="3EA6D069" w:rsidRPr="3EA6D069">
        <w:rPr>
          <w:lang w:val="en-US"/>
        </w:rPr>
        <w:t>(°C</w:t>
      </w:r>
      <w:r w:rsidR="6FC62196" w:rsidRPr="6FC62196">
        <w:rPr>
          <w:lang w:val="en-US"/>
        </w:rPr>
        <w:t>).</w:t>
      </w:r>
      <w:r w:rsidR="00D41566" w:rsidRPr="5427BCEA">
        <w:rPr>
          <w:lang w:val="en-US"/>
        </w:rPr>
        <w:t xml:space="preserve"> This hybrid app</w:t>
      </w:r>
      <w:r w:rsidR="00BC0AE5" w:rsidRPr="5427BCEA">
        <w:rPr>
          <w:lang w:val="en-US"/>
        </w:rPr>
        <w:t xml:space="preserve">roach </w:t>
      </w:r>
      <w:r w:rsidR="00AA2134" w:rsidRPr="5427BCEA">
        <w:rPr>
          <w:lang w:val="en-US"/>
        </w:rPr>
        <w:t xml:space="preserve">keeps the predictions of QNH, Dewpoint </w:t>
      </w:r>
      <w:r w:rsidR="00CD5ED1" w:rsidRPr="5427BCEA">
        <w:rPr>
          <w:lang w:val="en-US"/>
        </w:rPr>
        <w:t>and RH consistent.</w:t>
      </w:r>
    </w:p>
    <w:p w14:paraId="27F56812" w14:textId="6E006F3B" w:rsidR="00326547" w:rsidRDefault="00326547" w:rsidP="005E7D80">
      <w:pPr>
        <w:pStyle w:val="bulletlist"/>
        <w:numPr>
          <w:ilvl w:val="0"/>
          <w:numId w:val="0"/>
        </w:numPr>
      </w:pPr>
      <w:r>
        <w:rPr>
          <w:lang w:val="en-US"/>
        </w:rPr>
        <w:t>Finally</w:t>
      </w:r>
      <w:r w:rsidR="00390F61">
        <w:rPr>
          <w:lang w:val="en-US"/>
        </w:rPr>
        <w:t xml:space="preserve"> the forecasting subsystem is </w:t>
      </w:r>
      <w:r w:rsidR="00152D60">
        <w:rPr>
          <w:lang w:val="en-US"/>
        </w:rPr>
        <w:t xml:space="preserve">tied into an automated MLOps </w:t>
      </w:r>
      <w:r w:rsidR="00494185">
        <w:rPr>
          <w:lang w:val="en-US"/>
        </w:rPr>
        <w:t xml:space="preserve">pipeline that </w:t>
      </w:r>
      <w:r w:rsidR="00A62A8C">
        <w:rPr>
          <w:lang w:val="en-US"/>
        </w:rPr>
        <w:t xml:space="preserve">regularly </w:t>
      </w:r>
      <w:r w:rsidR="00842B61">
        <w:rPr>
          <w:lang w:val="en-US"/>
        </w:rPr>
        <w:t>pulls met</w:t>
      </w:r>
      <w:r w:rsidR="000D7741">
        <w:rPr>
          <w:lang w:val="en-US"/>
        </w:rPr>
        <w:t>eorological observations</w:t>
      </w:r>
      <w:r w:rsidR="00A445BE">
        <w:rPr>
          <w:lang w:val="en-US"/>
        </w:rPr>
        <w:t xml:space="preserve"> and </w:t>
      </w:r>
      <w:r w:rsidR="008D3A40">
        <w:rPr>
          <w:lang w:val="en-US"/>
        </w:rPr>
        <w:t>re</w:t>
      </w:r>
      <w:r w:rsidR="00920CA3">
        <w:rPr>
          <w:lang w:val="en-US"/>
        </w:rPr>
        <w:t>train</w:t>
      </w:r>
      <w:r w:rsidR="001C1107">
        <w:rPr>
          <w:lang w:val="en-US"/>
        </w:rPr>
        <w:t xml:space="preserve">s </w:t>
      </w:r>
      <w:r w:rsidR="005F48B0">
        <w:rPr>
          <w:lang w:val="en-US"/>
        </w:rPr>
        <w:t xml:space="preserve">the models. Also </w:t>
      </w:r>
      <w:r w:rsidR="00322167">
        <w:rPr>
          <w:lang w:val="en-US"/>
        </w:rPr>
        <w:t xml:space="preserve">added a real-time verification </w:t>
      </w:r>
      <w:r w:rsidR="00AD6ECE">
        <w:rPr>
          <w:lang w:val="en-US"/>
        </w:rPr>
        <w:t xml:space="preserve">step that </w:t>
      </w:r>
      <w:r w:rsidR="009E3F3B">
        <w:rPr>
          <w:lang w:val="en-US"/>
        </w:rPr>
        <w:t>compares the predicti</w:t>
      </w:r>
      <w:r w:rsidR="004D4C1E">
        <w:rPr>
          <w:lang w:val="en-US"/>
        </w:rPr>
        <w:t xml:space="preserve">ons, with </w:t>
      </w:r>
      <w:r w:rsidR="00815A47">
        <w:rPr>
          <w:lang w:val="en-US"/>
        </w:rPr>
        <w:t>ground-truth</w:t>
      </w:r>
      <w:r w:rsidR="00537A90">
        <w:rPr>
          <w:lang w:val="en-US"/>
        </w:rPr>
        <w:t xml:space="preserve"> data and tracks </w:t>
      </w:r>
      <w:r w:rsidR="00A06EA6">
        <w:rPr>
          <w:lang w:val="en-US"/>
        </w:rPr>
        <w:t xml:space="preserve">model performance </w:t>
      </w:r>
      <w:r w:rsidR="0073543E">
        <w:rPr>
          <w:lang w:val="en-US"/>
        </w:rPr>
        <w:t>over time. This setup allows the system to</w:t>
      </w:r>
      <w:r w:rsidR="006E76B4">
        <w:rPr>
          <w:lang w:val="en-US"/>
        </w:rPr>
        <w:t xml:space="preserve"> keep delive</w:t>
      </w:r>
      <w:r w:rsidR="004979F2">
        <w:rPr>
          <w:lang w:val="en-US"/>
        </w:rPr>
        <w:t>ring reliable three-hour-ahead forecasts</w:t>
      </w:r>
      <w:r w:rsidR="00E7253C">
        <w:rPr>
          <w:lang w:val="en-US"/>
        </w:rPr>
        <w:t xml:space="preserve"> of QNH, dewpoint and RH when local or monsoon weather changes.</w:t>
      </w:r>
    </w:p>
    <w:p w14:paraId="7B5AA332" w14:textId="62733EFC" w:rsidR="7EC89168" w:rsidRDefault="7EC89168" w:rsidP="72C6EAFF">
      <w:pPr>
        <w:pStyle w:val="bulletlist"/>
        <w:numPr>
          <w:ilvl w:val="0"/>
          <w:numId w:val="0"/>
        </w:numPr>
        <w:ind w:left="2448"/>
        <w:rPr>
          <w:lang w:val="en-US"/>
        </w:rPr>
      </w:pPr>
    </w:p>
    <w:p w14:paraId="24D649E0" w14:textId="026BC76B" w:rsidR="7EC89168" w:rsidRDefault="0A12EF8E" w:rsidP="7EC89168">
      <w:pPr>
        <w:pStyle w:val="Heading2"/>
      </w:pPr>
      <w:r>
        <w:t xml:space="preserve">Aviation Physics and </w:t>
      </w:r>
      <w:r w:rsidR="6A0A5BEF">
        <w:t xml:space="preserve">Hazard </w:t>
      </w:r>
      <w:r w:rsidR="33C13369">
        <w:t>Analysis</w:t>
      </w:r>
    </w:p>
    <w:p w14:paraId="13DB954D" w14:textId="4B71336C" w:rsidR="0250FDDE" w:rsidRPr="007C5D02" w:rsidRDefault="1A058BC5" w:rsidP="007C5D02">
      <w:pPr>
        <w:pStyle w:val="bulletlist"/>
        <w:numPr>
          <w:ilvl w:val="0"/>
          <w:numId w:val="0"/>
        </w:numPr>
      </w:pPr>
      <w:r w:rsidRPr="1A058BC5">
        <w:rPr>
          <w:lang w:val="en-US"/>
        </w:rPr>
        <w:t>Forecast</w:t>
      </w:r>
      <w:r w:rsidR="70D3333F" w:rsidRPr="70D3333F">
        <w:rPr>
          <w:lang w:val="en-US"/>
        </w:rPr>
        <w:t xml:space="preserve"> </w:t>
      </w:r>
      <w:r w:rsidR="3417C4DC" w:rsidRPr="3417C4DC">
        <w:rPr>
          <w:lang w:val="en-US"/>
        </w:rPr>
        <w:t>QNH</w:t>
      </w:r>
      <w:r w:rsidR="0EAF8D55" w:rsidRPr="0EAF8D55">
        <w:rPr>
          <w:lang w:val="en-US"/>
        </w:rPr>
        <w:t xml:space="preserve"> and </w:t>
      </w:r>
      <w:r w:rsidR="6233C01A" w:rsidRPr="6233C01A">
        <w:rPr>
          <w:lang w:val="en-US"/>
        </w:rPr>
        <w:t xml:space="preserve">temperature are </w:t>
      </w:r>
      <w:r w:rsidR="49E3F27C" w:rsidRPr="49E3F27C">
        <w:rPr>
          <w:lang w:val="en-US"/>
        </w:rPr>
        <w:t xml:space="preserve">converted to </w:t>
      </w:r>
      <w:r w:rsidR="14F9985E" w:rsidRPr="14F9985E">
        <w:rPr>
          <w:lang w:val="en-US"/>
        </w:rPr>
        <w:t xml:space="preserve">pressure altitude, ISA temperature, and DA. </w:t>
      </w:r>
      <w:r w:rsidR="43EA09CC" w:rsidRPr="43EA09CC">
        <w:rPr>
          <w:lang w:val="en-US"/>
        </w:rPr>
        <w:t>DA is subsequently</w:t>
      </w:r>
      <w:r w:rsidR="370CA6C1" w:rsidRPr="370CA6C1">
        <w:rPr>
          <w:lang w:val="en-US"/>
        </w:rPr>
        <w:t xml:space="preserve"> </w:t>
      </w:r>
      <w:r w:rsidR="32133731" w:rsidRPr="32133731">
        <w:rPr>
          <w:lang w:val="en-US"/>
        </w:rPr>
        <w:t>categorized</w:t>
      </w:r>
      <w:r w:rsidR="55EFDC0B" w:rsidRPr="55EFDC0B">
        <w:rPr>
          <w:lang w:val="en-US"/>
        </w:rPr>
        <w:t xml:space="preserve"> as </w:t>
      </w:r>
      <w:r w:rsidR="4D07C228" w:rsidRPr="4D07C228">
        <w:rPr>
          <w:lang w:val="en-US"/>
        </w:rPr>
        <w:t>either</w:t>
      </w:r>
      <w:r w:rsidR="092B6388" w:rsidRPr="092B6388">
        <w:rPr>
          <w:lang w:val="en-US"/>
        </w:rPr>
        <w:t xml:space="preserve"> NORMAL, </w:t>
      </w:r>
      <w:r w:rsidR="19F4394C" w:rsidRPr="19F4394C">
        <w:rPr>
          <w:lang w:val="en-US"/>
        </w:rPr>
        <w:t xml:space="preserve">ELEVATED, </w:t>
      </w:r>
      <w:r w:rsidR="32133731" w:rsidRPr="32133731">
        <w:rPr>
          <w:lang w:val="en-US"/>
        </w:rPr>
        <w:t>or CRITICAL</w:t>
      </w:r>
      <w:r w:rsidR="4500AACC" w:rsidRPr="4500AACC">
        <w:rPr>
          <w:lang w:val="en-US"/>
        </w:rPr>
        <w:t xml:space="preserve"> </w:t>
      </w:r>
      <w:r w:rsidR="2D0D7983" w:rsidRPr="2D0D7983">
        <w:rPr>
          <w:lang w:val="en-US"/>
        </w:rPr>
        <w:t xml:space="preserve">based </w:t>
      </w:r>
      <w:r w:rsidR="40357D0C" w:rsidRPr="40357D0C">
        <w:rPr>
          <w:lang w:val="en-US"/>
        </w:rPr>
        <w:t xml:space="preserve">on the </w:t>
      </w:r>
      <w:r w:rsidR="448A6608" w:rsidRPr="448A6608">
        <w:rPr>
          <w:lang w:val="en-US"/>
        </w:rPr>
        <w:t xml:space="preserve">airport </w:t>
      </w:r>
      <w:r w:rsidR="0549DC24" w:rsidRPr="0549DC24">
        <w:rPr>
          <w:lang w:val="en-US"/>
        </w:rPr>
        <w:t xml:space="preserve">specific </w:t>
      </w:r>
      <w:r w:rsidR="3276EC75" w:rsidRPr="3276EC75">
        <w:rPr>
          <w:lang w:val="en-US"/>
        </w:rPr>
        <w:t xml:space="preserve">criteria set </w:t>
      </w:r>
      <w:r w:rsidR="18788A4F" w:rsidRPr="18788A4F">
        <w:rPr>
          <w:lang w:val="en-US"/>
        </w:rPr>
        <w:t xml:space="preserve">out in </w:t>
      </w:r>
      <w:r w:rsidR="0B6AF760" w:rsidRPr="0B6AF760">
        <w:rPr>
          <w:lang w:val="en-US"/>
        </w:rPr>
        <w:t xml:space="preserve">the </w:t>
      </w:r>
      <w:r w:rsidR="2DCAE336" w:rsidRPr="2DCAE336">
        <w:rPr>
          <w:lang w:val="en-US"/>
        </w:rPr>
        <w:t>system.</w:t>
      </w:r>
      <w:r w:rsidR="3E083271" w:rsidRPr="3E083271">
        <w:rPr>
          <w:lang w:val="en-US"/>
        </w:rPr>
        <w:t xml:space="preserve"> A </w:t>
      </w:r>
      <w:r w:rsidR="5CC5F355" w:rsidRPr="5CC5F355">
        <w:rPr>
          <w:lang w:val="en-US"/>
        </w:rPr>
        <w:t xml:space="preserve">radiation </w:t>
      </w:r>
      <w:r w:rsidR="67E04657" w:rsidRPr="67E04657">
        <w:rPr>
          <w:lang w:val="en-US"/>
        </w:rPr>
        <w:t xml:space="preserve">fog </w:t>
      </w:r>
      <w:r w:rsidR="15529269" w:rsidRPr="15529269">
        <w:rPr>
          <w:lang w:val="en-US"/>
        </w:rPr>
        <w:t xml:space="preserve">forecast </w:t>
      </w:r>
      <w:r w:rsidR="12A65531" w:rsidRPr="12A65531">
        <w:rPr>
          <w:lang w:val="en-US"/>
        </w:rPr>
        <w:t xml:space="preserve">criterion </w:t>
      </w:r>
      <w:r w:rsidR="3F06EB7F" w:rsidRPr="3F06EB7F">
        <w:rPr>
          <w:lang w:val="en-US"/>
        </w:rPr>
        <w:t xml:space="preserve">is also </w:t>
      </w:r>
      <w:r w:rsidR="2F2FD080" w:rsidRPr="2F2FD080">
        <w:rPr>
          <w:lang w:val="en-US"/>
        </w:rPr>
        <w:t xml:space="preserve">employed </w:t>
      </w:r>
      <w:r w:rsidR="0285E2E3" w:rsidRPr="0285E2E3">
        <w:rPr>
          <w:lang w:val="en-US"/>
        </w:rPr>
        <w:t xml:space="preserve">on </w:t>
      </w:r>
      <w:r w:rsidR="7450C20F" w:rsidRPr="7450C20F">
        <w:rPr>
          <w:lang w:val="en-US"/>
        </w:rPr>
        <w:t>the</w:t>
      </w:r>
      <w:r w:rsidR="09E10DC1" w:rsidRPr="09E10DC1">
        <w:rPr>
          <w:lang w:val="en-US"/>
        </w:rPr>
        <w:t xml:space="preserve"> basis </w:t>
      </w:r>
      <w:r w:rsidR="2B8934FF" w:rsidRPr="2B8934FF">
        <w:rPr>
          <w:lang w:val="en-US"/>
        </w:rPr>
        <w:t>of the</w:t>
      </w:r>
      <w:r w:rsidR="05119D4F" w:rsidRPr="05119D4F">
        <w:rPr>
          <w:lang w:val="en-US"/>
        </w:rPr>
        <w:t xml:space="preserve"> VCBI </w:t>
      </w:r>
      <w:r w:rsidR="21CFDF69" w:rsidRPr="21CFDF69">
        <w:rPr>
          <w:lang w:val="en-US"/>
        </w:rPr>
        <w:t xml:space="preserve">experience with </w:t>
      </w:r>
      <w:r w:rsidR="776D4655" w:rsidRPr="776D4655">
        <w:rPr>
          <w:lang w:val="en-US"/>
        </w:rPr>
        <w:t xml:space="preserve">respect to </w:t>
      </w:r>
      <w:r w:rsidR="0D96B2C0" w:rsidRPr="0D96B2C0">
        <w:rPr>
          <w:lang w:val="en-US"/>
        </w:rPr>
        <w:t>past</w:t>
      </w:r>
      <w:r w:rsidR="371C72A3" w:rsidRPr="371C72A3">
        <w:rPr>
          <w:lang w:val="en-US"/>
        </w:rPr>
        <w:t>. The high</w:t>
      </w:r>
      <w:r w:rsidR="197C9F84" w:rsidRPr="197C9F84">
        <w:rPr>
          <w:lang w:val="en-US"/>
        </w:rPr>
        <w:t>-</w:t>
      </w:r>
      <w:r w:rsidR="371C72A3" w:rsidRPr="371C72A3">
        <w:rPr>
          <w:lang w:val="en-US"/>
        </w:rPr>
        <w:t>risk criterion</w:t>
      </w:r>
      <w:r w:rsidR="05673744" w:rsidRPr="05673744">
        <w:rPr>
          <w:lang w:val="en-US"/>
        </w:rPr>
        <w:t xml:space="preserve"> is satisfied </w:t>
      </w:r>
      <w:r w:rsidR="507C5659" w:rsidRPr="507C5659">
        <w:rPr>
          <w:lang w:val="en-US"/>
        </w:rPr>
        <w:t xml:space="preserve">if there is a decrease in </w:t>
      </w:r>
      <w:r w:rsidR="20722CEF" w:rsidRPr="20722CEF">
        <w:rPr>
          <w:lang w:val="en-US"/>
        </w:rPr>
        <w:t>temperature</w:t>
      </w:r>
      <w:r w:rsidR="23F95FFA" w:rsidRPr="23F95FFA">
        <w:rPr>
          <w:lang w:val="en-US"/>
        </w:rPr>
        <w:t xml:space="preserve"> of </w:t>
      </w:r>
      <w:r w:rsidR="23F95FFA" w:rsidRPr="23F95FFA">
        <w:rPr>
          <w:lang w:val="en-US"/>
        </w:rPr>
        <w:lastRenderedPageBreak/>
        <w:t>1.</w:t>
      </w:r>
      <w:r w:rsidR="38602FB9" w:rsidRPr="38602FB9">
        <w:rPr>
          <w:lang w:val="en-US"/>
        </w:rPr>
        <w:t>0°C</w:t>
      </w:r>
      <w:r w:rsidR="0833A36E" w:rsidRPr="0833A36E">
        <w:rPr>
          <w:lang w:val="en-US"/>
        </w:rPr>
        <w:t xml:space="preserve"> </w:t>
      </w:r>
      <w:r w:rsidR="0408AD3D" w:rsidRPr="0408AD3D">
        <w:rPr>
          <w:lang w:val="en-US"/>
        </w:rPr>
        <w:t xml:space="preserve">within </w:t>
      </w:r>
      <w:r w:rsidR="532CB764" w:rsidRPr="532CB764">
        <w:rPr>
          <w:lang w:val="en-US"/>
        </w:rPr>
        <w:t xml:space="preserve">three hours and if the QNH is equal </w:t>
      </w:r>
      <w:r w:rsidR="1C7E57D6" w:rsidRPr="1C7E57D6">
        <w:rPr>
          <w:lang w:val="en-US"/>
        </w:rPr>
        <w:t xml:space="preserve">to or </w:t>
      </w:r>
      <w:r w:rsidR="197C9F84" w:rsidRPr="197C9F84">
        <w:rPr>
          <w:lang w:val="en-US"/>
        </w:rPr>
        <w:t>greater</w:t>
      </w:r>
      <w:r w:rsidR="1C7E57D6" w:rsidRPr="1C7E57D6">
        <w:rPr>
          <w:lang w:val="en-US"/>
        </w:rPr>
        <w:t xml:space="preserve"> than 1012.0 hPa with a </w:t>
      </w:r>
      <w:r w:rsidR="6D5A6118" w:rsidRPr="6D5A6118">
        <w:rPr>
          <w:lang w:val="en-US"/>
        </w:rPr>
        <w:t>variation of 0.5 hPa.</w:t>
      </w:r>
    </w:p>
    <w:p w14:paraId="55FA1F11" w14:textId="35D6A851" w:rsidR="0250FDDE" w:rsidRDefault="0250FDDE" w:rsidP="0250FDDE">
      <w:pPr>
        <w:pStyle w:val="bulletlist"/>
        <w:numPr>
          <w:ilvl w:val="0"/>
          <w:numId w:val="0"/>
        </w:numPr>
        <w:ind w:left="288"/>
        <w:rPr>
          <w:lang w:val="en-US"/>
        </w:rPr>
      </w:pPr>
    </w:p>
    <w:p w14:paraId="7AAE4C2F" w14:textId="36C25A4E" w:rsidR="23842BBD" w:rsidRDefault="1D1EF39B" w:rsidP="23842BBD">
      <w:pPr>
        <w:pStyle w:val="Heading2"/>
        <w:spacing w:line="259" w:lineRule="auto"/>
      </w:pPr>
      <w:r>
        <w:t xml:space="preserve">Forecast Verification and </w:t>
      </w:r>
      <w:r w:rsidR="2CBA1F67">
        <w:t>Evaluation</w:t>
      </w:r>
    </w:p>
    <w:p w14:paraId="2D5467C7" w14:textId="5DDD5FBA" w:rsidR="0250FDDE" w:rsidRDefault="05EBB2AD" w:rsidP="007C5D02">
      <w:pPr>
        <w:pStyle w:val="bulletlist"/>
        <w:numPr>
          <w:ilvl w:val="0"/>
          <w:numId w:val="0"/>
        </w:numPr>
      </w:pPr>
      <w:r w:rsidRPr="05EBB2AD">
        <w:rPr>
          <w:lang w:val="en-US"/>
        </w:rPr>
        <w:t xml:space="preserve">The generated </w:t>
      </w:r>
      <w:r w:rsidR="6489A349" w:rsidRPr="6489A349">
        <w:rPr>
          <w:lang w:val="en-US"/>
        </w:rPr>
        <w:t xml:space="preserve">forecasts are </w:t>
      </w:r>
      <w:r w:rsidR="09EF1B66" w:rsidRPr="09EF1B66">
        <w:rPr>
          <w:lang w:val="en-US"/>
        </w:rPr>
        <w:t xml:space="preserve">saved along with </w:t>
      </w:r>
      <w:r w:rsidR="4759CAC1" w:rsidRPr="4759CAC1">
        <w:rPr>
          <w:lang w:val="en-US"/>
        </w:rPr>
        <w:t xml:space="preserve">their </w:t>
      </w:r>
      <w:r w:rsidR="3ADA7012" w:rsidRPr="3ADA7012">
        <w:rPr>
          <w:lang w:val="en-US"/>
        </w:rPr>
        <w:t>target</w:t>
      </w:r>
      <w:r w:rsidR="6615E172" w:rsidRPr="6615E172">
        <w:rPr>
          <w:lang w:val="en-US"/>
        </w:rPr>
        <w:t xml:space="preserve"> </w:t>
      </w:r>
      <w:r w:rsidR="29103B07" w:rsidRPr="29103B07">
        <w:rPr>
          <w:lang w:val="en-US"/>
        </w:rPr>
        <w:t xml:space="preserve">timestamps. As soon as the future </w:t>
      </w:r>
      <w:r w:rsidR="6C3C296F" w:rsidRPr="6C3C296F">
        <w:rPr>
          <w:lang w:val="en-US"/>
        </w:rPr>
        <w:t>observation</w:t>
      </w:r>
      <w:r w:rsidR="78EF9AAD" w:rsidRPr="78EF9AAD">
        <w:rPr>
          <w:lang w:val="en-US"/>
        </w:rPr>
        <w:t xml:space="preserve"> is made, the </w:t>
      </w:r>
      <w:r w:rsidR="05C3269F" w:rsidRPr="05C3269F">
        <w:rPr>
          <w:lang w:val="en-US"/>
        </w:rPr>
        <w:t>validation stage finds the forecast</w:t>
      </w:r>
      <w:r w:rsidR="551ADE03" w:rsidRPr="551ADE03">
        <w:rPr>
          <w:lang w:val="en-US"/>
        </w:rPr>
        <w:t xml:space="preserve"> to match with the </w:t>
      </w:r>
      <w:r w:rsidR="6D56B28F" w:rsidRPr="6D56B28F">
        <w:rPr>
          <w:lang w:val="en-US"/>
        </w:rPr>
        <w:t xml:space="preserve">observation based on the METAR report and </w:t>
      </w:r>
      <w:r w:rsidR="5F242A57" w:rsidRPr="5F242A57">
        <w:rPr>
          <w:lang w:val="en-US"/>
        </w:rPr>
        <w:t xml:space="preserve">determines the </w:t>
      </w:r>
      <w:r w:rsidR="1F092857" w:rsidRPr="1F092857">
        <w:rPr>
          <w:lang w:val="en-US"/>
        </w:rPr>
        <w:t>error in the forecast. The metrics MAE, RMSE,</w:t>
      </w:r>
      <w:r w:rsidR="5678C6ED" w:rsidRPr="5678C6ED">
        <w:rPr>
          <w:lang w:val="en-US"/>
        </w:rPr>
        <w:t xml:space="preserve"> and</w:t>
      </w:r>
      <w:r w:rsidR="27BF2D99" w:rsidRPr="27BF2D99">
        <w:rPr>
          <w:lang w:val="en-US"/>
        </w:rPr>
        <w:t xml:space="preserve"> </w:t>
      </w:r>
      <w:r w:rsidR="5427BCEA" w:rsidRPr="5427BCEA">
        <w:rPr>
          <w:lang w:val="en-US"/>
        </w:rPr>
        <w:t>R</w:t>
      </w:r>
      <w:r w:rsidR="5427BCEA" w:rsidRPr="2E7D19D3">
        <w:rPr>
          <w:vertAlign w:val="superscript"/>
          <w:lang w:val="en-US"/>
        </w:rPr>
        <w:t>2</w:t>
      </w:r>
      <w:r w:rsidR="1BD7DF36" w:rsidRPr="1BD7DF36">
        <w:rPr>
          <w:lang w:val="en-US"/>
        </w:rPr>
        <w:t xml:space="preserve"> </w:t>
      </w:r>
      <w:r w:rsidR="6C939007" w:rsidRPr="6C939007">
        <w:rPr>
          <w:lang w:val="en-US"/>
        </w:rPr>
        <w:t xml:space="preserve">are used </w:t>
      </w:r>
      <w:r w:rsidR="06563040" w:rsidRPr="06563040">
        <w:rPr>
          <w:lang w:val="en-US"/>
        </w:rPr>
        <w:t xml:space="preserve">for </w:t>
      </w:r>
      <w:r w:rsidR="1E10F68B" w:rsidRPr="1E10F68B">
        <w:rPr>
          <w:lang w:val="en-US"/>
        </w:rPr>
        <w:t xml:space="preserve">regression analysis. For cloud classification, </w:t>
      </w:r>
      <w:r w:rsidR="749CDA30" w:rsidRPr="749CDA30">
        <w:rPr>
          <w:lang w:val="en-US"/>
        </w:rPr>
        <w:t xml:space="preserve">accuracy </w:t>
      </w:r>
      <w:r w:rsidR="5ADAC45D" w:rsidRPr="5ADAC45D">
        <w:rPr>
          <w:lang w:val="en-US"/>
        </w:rPr>
        <w:t>metrics are</w:t>
      </w:r>
      <w:r w:rsidR="1ECF67CA" w:rsidRPr="1ECF67CA">
        <w:rPr>
          <w:lang w:val="en-US"/>
        </w:rPr>
        <w:t xml:space="preserve"> reported. </w:t>
      </w:r>
      <w:r w:rsidR="7409D63F" w:rsidRPr="7409D63F">
        <w:rPr>
          <w:lang w:val="en-US"/>
        </w:rPr>
        <w:t>The</w:t>
      </w:r>
      <w:r w:rsidR="1ECF67CA" w:rsidRPr="1ECF67CA">
        <w:rPr>
          <w:lang w:val="en-US"/>
        </w:rPr>
        <w:t xml:space="preserve"> verification stage </w:t>
      </w:r>
      <w:r w:rsidR="677587C5" w:rsidRPr="677587C5">
        <w:rPr>
          <w:lang w:val="en-US"/>
        </w:rPr>
        <w:t xml:space="preserve">is done independently for </w:t>
      </w:r>
      <w:r w:rsidR="10E20389" w:rsidRPr="10E20389">
        <w:rPr>
          <w:lang w:val="en-US"/>
        </w:rPr>
        <w:t xml:space="preserve">each weather </w:t>
      </w:r>
      <w:r w:rsidR="22453A4A" w:rsidRPr="22453A4A">
        <w:rPr>
          <w:lang w:val="en-US"/>
        </w:rPr>
        <w:t>variable.</w:t>
      </w:r>
    </w:p>
    <w:p w14:paraId="7CCA6BC1" w14:textId="78382308" w:rsidR="0250FDDE" w:rsidRDefault="0250FDDE" w:rsidP="0250FDDE">
      <w:pPr>
        <w:pStyle w:val="bulletlist"/>
        <w:numPr>
          <w:ilvl w:val="0"/>
          <w:numId w:val="0"/>
        </w:numPr>
        <w:ind w:left="288"/>
        <w:rPr>
          <w:lang w:val="en-US"/>
        </w:rPr>
      </w:pPr>
    </w:p>
    <w:p w14:paraId="6F6D3C22" w14:textId="6F1A9155" w:rsidR="7EC89168" w:rsidRDefault="6E188615" w:rsidP="2884CD20">
      <w:pPr>
        <w:pStyle w:val="Heading2"/>
      </w:pPr>
      <w:r>
        <w:t>MLOps and Con</w:t>
      </w:r>
      <w:r w:rsidRPr="6E188615">
        <w:t>tinuous Traning</w:t>
      </w:r>
    </w:p>
    <w:p w14:paraId="778CDD69" w14:textId="6670B626" w:rsidR="5D58A7E0" w:rsidRDefault="65C2FBD5" w:rsidP="65C2FBD5">
      <w:pPr>
        <w:pStyle w:val="bulletlist"/>
        <w:numPr>
          <w:ilvl w:val="0"/>
          <w:numId w:val="0"/>
        </w:numPr>
      </w:pPr>
      <w:r w:rsidRPr="65C2FBD5">
        <w:rPr>
          <w:lang w:val="en-US"/>
        </w:rPr>
        <w:t>Model maintenance is included to minimize the impact of change in weather behavior and concept drift. Background tasks are performed to get updated METAR observations and perform database synchronization. Temperature pressure system includes automated monthly training, on demand training using a FastAPI call, and hot reloading of updated RF and LSTM models. Wind subsystem includes periodic collection of data, database synchronization, and monthly traning. Cloud and visibility subsystem updates its XGBoost models by retraning based on collected observations,whereas the QNH and dew point subsytem includes automatic LightGBM retraining and live validation. This helps in incorporating observed monsoon behaviors into the forecasting model.</w:t>
      </w:r>
    </w:p>
    <w:p w14:paraId="3AD88436" w14:textId="1B4FBAEE" w:rsidR="65C2FBD5" w:rsidRDefault="65C2FBD5" w:rsidP="65C2FBD5">
      <w:pPr>
        <w:pStyle w:val="Heading2"/>
      </w:pPr>
      <w:r w:rsidRPr="65C2FBD5">
        <w:t>Sytem Intergration</w:t>
      </w:r>
    </w:p>
    <w:p w14:paraId="6E0FA160" w14:textId="1D2EF60E" w:rsidR="186F7247" w:rsidRPr="00F5151D" w:rsidRDefault="72C6EAFF" w:rsidP="00F5151D">
      <w:pPr>
        <w:pStyle w:val="bulletlist"/>
        <w:numPr>
          <w:ilvl w:val="0"/>
          <w:numId w:val="0"/>
        </w:numPr>
      </w:pPr>
      <w:r w:rsidRPr="72C6EAFF">
        <w:rPr>
          <w:lang w:val="en-US"/>
        </w:rPr>
        <w:t xml:space="preserve">FastAPI delivers backend capabilities for the retrieval of real time data, inference, managing the models, and re-training. </w:t>
      </w:r>
      <w:r w:rsidR="00036A8A">
        <w:rPr>
          <w:lang w:val="en-US"/>
        </w:rPr>
        <w:t>Super</w:t>
      </w:r>
      <w:r w:rsidRPr="72C6EAFF">
        <w:rPr>
          <w:lang w:val="en-US"/>
        </w:rPr>
        <w:t>base combined with SQLAlchemy is used to store observations, predictions, and verification logs. React interfaces are used to visualize real time weather, predictions, aviation parameters, and warning. the cloud and visibility module also has a Streamlit interface. The output combines the forecasts with aviation performance and hazards.</w:t>
      </w:r>
    </w:p>
    <w:p w14:paraId="6C025765" w14:textId="6E44A0D2" w:rsidR="009303D9" w:rsidRDefault="00795507" w:rsidP="006B6B66">
      <w:pPr>
        <w:pStyle w:val="Heading1"/>
      </w:pPr>
      <w:r>
        <w:t>result and discussion</w:t>
      </w:r>
    </w:p>
    <w:p w14:paraId="30DFA851" w14:textId="696A0D27" w:rsidR="009303D9" w:rsidRPr="005B520E" w:rsidRDefault="05B9EF91" w:rsidP="000C7CAF">
      <w:pPr>
        <w:pStyle w:val="BodyText"/>
        <w:ind w:firstLine="0"/>
      </w:pPr>
      <w:r w:rsidRPr="05B9EF91">
        <w:rPr>
          <w:lang w:val="en-US"/>
        </w:rPr>
        <w:t>The experiment  were performed with the models developed for VCBI to evaluate the effectiveness of the proposed local aviation weather forecasting and validation system. The assessment of the system included the main meteorology parameters needed such as temperature, pressure, wind, clouds, visibility</w:t>
      </w:r>
      <w:r w:rsidR="597B5C89" w:rsidRPr="597B5C89">
        <w:rPr>
          <w:lang w:val="en-US"/>
        </w:rPr>
        <w:t>,</w:t>
      </w:r>
      <w:r w:rsidRPr="05B9EF91">
        <w:rPr>
          <w:lang w:val="en-US"/>
        </w:rPr>
        <w:t xml:space="preserve"> and dew point. </w:t>
      </w:r>
      <w:r w:rsidR="36E58633" w:rsidRPr="36E58633">
        <w:rPr>
          <w:lang w:val="en-US"/>
        </w:rPr>
        <w:t xml:space="preserve">Since each of the meteorological parameters has a </w:t>
      </w:r>
      <w:r w:rsidR="6963D793" w:rsidRPr="6963D793">
        <w:rPr>
          <w:lang w:val="en-US"/>
        </w:rPr>
        <w:t xml:space="preserve">different time </w:t>
      </w:r>
      <w:r w:rsidR="008E7857" w:rsidRPr="008E7857">
        <w:rPr>
          <w:lang w:val="en-US"/>
        </w:rPr>
        <w:t>behavior and non</w:t>
      </w:r>
      <w:r w:rsidR="78089F99" w:rsidRPr="78089F99">
        <w:rPr>
          <w:lang w:val="en-US"/>
        </w:rPr>
        <w:t>-</w:t>
      </w:r>
      <w:r w:rsidR="008E7857" w:rsidRPr="008E7857">
        <w:rPr>
          <w:lang w:val="en-US"/>
        </w:rPr>
        <w:t>linearity</w:t>
      </w:r>
      <w:r w:rsidR="597B5C89" w:rsidRPr="597B5C89">
        <w:rPr>
          <w:lang w:val="en-US"/>
        </w:rPr>
        <w:t>,</w:t>
      </w:r>
      <w:r w:rsidR="008E7857" w:rsidRPr="008E7857">
        <w:rPr>
          <w:lang w:val="en-US"/>
        </w:rPr>
        <w:t xml:space="preserve"> a variety</w:t>
      </w:r>
      <w:r w:rsidR="3F7E29B9" w:rsidRPr="3F7E29B9">
        <w:rPr>
          <w:lang w:val="en-US"/>
        </w:rPr>
        <w:t xml:space="preserve"> of </w:t>
      </w:r>
      <w:r w:rsidR="4082F4E6" w:rsidRPr="4082F4E6">
        <w:rPr>
          <w:lang w:val="en-US"/>
        </w:rPr>
        <w:t>ML</w:t>
      </w:r>
      <w:r w:rsidR="3F7E29B9" w:rsidRPr="3F7E29B9">
        <w:rPr>
          <w:lang w:val="en-US"/>
        </w:rPr>
        <w:t xml:space="preserve"> and </w:t>
      </w:r>
      <w:r w:rsidR="244F869F" w:rsidRPr="244F869F">
        <w:rPr>
          <w:lang w:val="en-US"/>
        </w:rPr>
        <w:t>DL structures were evaluated.</w:t>
      </w:r>
    </w:p>
    <w:p w14:paraId="74D8E48F" w14:textId="7F8FE4A7" w:rsidR="05B9EF91" w:rsidRDefault="72C6EAFF" w:rsidP="05B9EF91">
      <w:pPr>
        <w:pStyle w:val="BodyText"/>
        <w:ind w:firstLine="0"/>
      </w:pPr>
      <w:r w:rsidRPr="72C6EAFF">
        <w:rPr>
          <w:lang w:val="en-US"/>
        </w:rPr>
        <w:t>However, it was found in the prediction test of temperature and pressure that different leaning approaches can increase the accuracy of short-term prediction when all of them are combined. While the isolated RF model was able to obtain an R</w:t>
      </w:r>
      <w:r w:rsidRPr="72C6EAFF">
        <w:rPr>
          <w:vertAlign w:val="superscript"/>
          <w:lang w:val="en-US"/>
        </w:rPr>
        <w:t>2</w:t>
      </w:r>
      <w:r w:rsidRPr="72C6EAFF">
        <w:rPr>
          <w:lang w:val="en-US"/>
        </w:rPr>
        <w:t xml:space="preserve"> score of about 68% and LSTM model about 25%, the hybrid RF-LSTM approach yielded an R</w:t>
      </w:r>
      <w:r w:rsidRPr="72C6EAFF">
        <w:rPr>
          <w:vertAlign w:val="superscript"/>
          <w:lang w:val="en-US"/>
        </w:rPr>
        <w:t xml:space="preserve">2 </w:t>
      </w:r>
      <w:r w:rsidRPr="72C6EAFF">
        <w:rPr>
          <w:lang w:val="en-US"/>
        </w:rPr>
        <w:t xml:space="preserve"> score of about 84% with an MAE score of about 0.86 according to the described evaluation scenario. This indicates that such a combination of the two learning styles may generate a more accurate model of the short-term atmospheric state. These "calculated" values of temperature and QNH are then used in the aviation physics section to calculate the PA, ISA temperature, and DA.</w:t>
      </w:r>
    </w:p>
    <w:p w14:paraId="19A1FCB5" w14:textId="475846B7" w:rsidR="7A94D0E6" w:rsidRDefault="5F7011CE" w:rsidP="7A94D0E6">
      <w:pPr>
        <w:pStyle w:val="BodyText"/>
        <w:ind w:firstLine="0"/>
      </w:pPr>
      <w:r w:rsidRPr="5F7011CE">
        <w:rPr>
          <w:lang w:val="en-US"/>
        </w:rPr>
        <w:t xml:space="preserve">During the wind </w:t>
      </w:r>
      <w:r w:rsidR="62EDFB4F" w:rsidRPr="62EDFB4F">
        <w:rPr>
          <w:lang w:val="en-US"/>
        </w:rPr>
        <w:t xml:space="preserve">forecasting </w:t>
      </w:r>
      <w:r w:rsidR="54D15B29" w:rsidRPr="54D15B29">
        <w:rPr>
          <w:lang w:val="en-US"/>
        </w:rPr>
        <w:t>experiments it was</w:t>
      </w:r>
      <w:r w:rsidR="6B6D0A12" w:rsidRPr="6B6D0A12">
        <w:rPr>
          <w:lang w:val="en-US"/>
        </w:rPr>
        <w:t xml:space="preserve"> once again </w:t>
      </w:r>
      <w:r w:rsidR="072CE3AC" w:rsidRPr="072CE3AC">
        <w:rPr>
          <w:lang w:val="en-US"/>
        </w:rPr>
        <w:t xml:space="preserve">found </w:t>
      </w:r>
      <w:r w:rsidR="18150154" w:rsidRPr="18150154">
        <w:rPr>
          <w:lang w:val="en-US"/>
        </w:rPr>
        <w:t xml:space="preserve">that </w:t>
      </w:r>
      <w:r w:rsidR="6F1A6453" w:rsidRPr="6F1A6453">
        <w:rPr>
          <w:lang w:val="en-US"/>
        </w:rPr>
        <w:t xml:space="preserve">the choice of </w:t>
      </w:r>
      <w:r w:rsidR="4105FAC0" w:rsidRPr="4105FAC0">
        <w:rPr>
          <w:lang w:val="en-US"/>
        </w:rPr>
        <w:t xml:space="preserve">model should be based on </w:t>
      </w:r>
      <w:r w:rsidR="2E0E98FC" w:rsidRPr="2E0E98FC">
        <w:rPr>
          <w:lang w:val="en-US"/>
        </w:rPr>
        <w:t xml:space="preserve">the </w:t>
      </w:r>
      <w:r w:rsidR="4DD04C4B" w:rsidRPr="4DD04C4B">
        <w:rPr>
          <w:lang w:val="en-US"/>
        </w:rPr>
        <w:t xml:space="preserve">forecasting </w:t>
      </w:r>
      <w:r w:rsidR="4424AEDC" w:rsidRPr="4424AEDC">
        <w:rPr>
          <w:lang w:val="en-US"/>
        </w:rPr>
        <w:t xml:space="preserve">horizon. For the 1 hour </w:t>
      </w:r>
      <w:r w:rsidR="1FAB5646" w:rsidRPr="1FAB5646">
        <w:rPr>
          <w:lang w:val="en-US"/>
        </w:rPr>
        <w:t>nowcasting</w:t>
      </w:r>
      <w:r w:rsidR="457F0EEC" w:rsidRPr="457F0EEC">
        <w:rPr>
          <w:lang w:val="en-US"/>
        </w:rPr>
        <w:t xml:space="preserve">, </w:t>
      </w:r>
      <w:r w:rsidR="3381BE78" w:rsidRPr="3381BE78">
        <w:rPr>
          <w:lang w:val="en-US"/>
        </w:rPr>
        <w:t xml:space="preserve">the MAE obtained by </w:t>
      </w:r>
      <w:r w:rsidR="5C4626AF" w:rsidRPr="5C4626AF">
        <w:rPr>
          <w:lang w:val="en-US"/>
        </w:rPr>
        <w:t xml:space="preserve">XGBoost </w:t>
      </w:r>
      <w:r w:rsidR="3E19F4C5" w:rsidRPr="3E19F4C5">
        <w:rPr>
          <w:lang w:val="en-US"/>
        </w:rPr>
        <w:t xml:space="preserve">was </w:t>
      </w:r>
      <w:r w:rsidR="748E2C74" w:rsidRPr="748E2C74">
        <w:rPr>
          <w:lang w:val="en-US"/>
        </w:rPr>
        <w:t xml:space="preserve">found </w:t>
      </w:r>
      <w:r w:rsidR="7E9FBC3C" w:rsidRPr="7E9FBC3C">
        <w:rPr>
          <w:lang w:val="en-US"/>
        </w:rPr>
        <w:t>to be 1.69</w:t>
      </w:r>
      <w:r w:rsidR="6ED407C7" w:rsidRPr="6ED407C7">
        <w:rPr>
          <w:lang w:val="en-US"/>
        </w:rPr>
        <w:t xml:space="preserve"> knots. </w:t>
      </w:r>
      <w:r w:rsidR="2FC0091F" w:rsidRPr="2FC0091F">
        <w:rPr>
          <w:lang w:val="en-US"/>
        </w:rPr>
        <w:t>The implementation of</w:t>
      </w:r>
      <w:r w:rsidR="736492A1" w:rsidRPr="736492A1">
        <w:rPr>
          <w:lang w:val="en-US"/>
        </w:rPr>
        <w:t xml:space="preserve"> TFT and the hybrid ensemble </w:t>
      </w:r>
      <w:r w:rsidR="7D4B5C16" w:rsidRPr="7D4B5C16">
        <w:rPr>
          <w:lang w:val="en-US"/>
        </w:rPr>
        <w:t xml:space="preserve">method </w:t>
      </w:r>
      <w:r w:rsidR="111E3A18" w:rsidRPr="111E3A18">
        <w:rPr>
          <w:lang w:val="en-US"/>
        </w:rPr>
        <w:t xml:space="preserve">between </w:t>
      </w:r>
      <w:r w:rsidR="4D576281" w:rsidRPr="4D576281">
        <w:rPr>
          <w:lang w:val="en-US"/>
        </w:rPr>
        <w:t xml:space="preserve">TFT </w:t>
      </w:r>
      <w:r w:rsidR="0E6AB0A5" w:rsidRPr="0E6AB0A5">
        <w:rPr>
          <w:lang w:val="en-US"/>
        </w:rPr>
        <w:t xml:space="preserve">and </w:t>
      </w:r>
      <w:r w:rsidR="1AB3A1AD" w:rsidRPr="1AB3A1AD">
        <w:rPr>
          <w:lang w:val="en-US"/>
        </w:rPr>
        <w:t xml:space="preserve">XGBoost </w:t>
      </w:r>
      <w:r w:rsidR="6AA5BD6F" w:rsidRPr="6AA5BD6F">
        <w:rPr>
          <w:lang w:val="en-US"/>
        </w:rPr>
        <w:t xml:space="preserve">led </w:t>
      </w:r>
      <w:r w:rsidR="1544CA95" w:rsidRPr="1544CA95">
        <w:rPr>
          <w:lang w:val="en-US"/>
        </w:rPr>
        <w:t xml:space="preserve">to </w:t>
      </w:r>
      <w:r w:rsidR="492AE857" w:rsidRPr="492AE857">
        <w:rPr>
          <w:lang w:val="en-US"/>
        </w:rPr>
        <w:t xml:space="preserve">an MAE of </w:t>
      </w:r>
      <w:r w:rsidR="53C78D32" w:rsidRPr="53C78D32">
        <w:rPr>
          <w:lang w:val="en-US"/>
        </w:rPr>
        <w:t xml:space="preserve">less </w:t>
      </w:r>
      <w:r w:rsidR="74020E11" w:rsidRPr="74020E11">
        <w:rPr>
          <w:lang w:val="en-US"/>
        </w:rPr>
        <w:t>than 1</w:t>
      </w:r>
      <w:r w:rsidR="18B56816" w:rsidRPr="18B56816">
        <w:rPr>
          <w:lang w:val="en-US"/>
        </w:rPr>
        <w:t>.00 knot</w:t>
      </w:r>
      <w:r w:rsidR="5779271E" w:rsidRPr="5779271E">
        <w:rPr>
          <w:lang w:val="en-US"/>
        </w:rPr>
        <w:t xml:space="preserve">. </w:t>
      </w:r>
      <w:r w:rsidR="74E99E0A" w:rsidRPr="74E99E0A">
        <w:rPr>
          <w:lang w:val="en-US"/>
        </w:rPr>
        <w:t xml:space="preserve">These </w:t>
      </w:r>
      <w:r w:rsidR="6365C3ED" w:rsidRPr="6365C3ED">
        <w:rPr>
          <w:lang w:val="en-US"/>
        </w:rPr>
        <w:t xml:space="preserve">results </w:t>
      </w:r>
      <w:r w:rsidR="7FA05259" w:rsidRPr="7FA05259">
        <w:rPr>
          <w:lang w:val="en-US"/>
        </w:rPr>
        <w:t xml:space="preserve">show that the </w:t>
      </w:r>
      <w:r w:rsidR="56CECC0F" w:rsidRPr="56CECC0F">
        <w:rPr>
          <w:lang w:val="en-US"/>
        </w:rPr>
        <w:t>attention based</w:t>
      </w:r>
      <w:r w:rsidR="479A3913" w:rsidRPr="479A3913">
        <w:rPr>
          <w:lang w:val="en-US"/>
        </w:rPr>
        <w:t xml:space="preserve"> method for </w:t>
      </w:r>
      <w:r w:rsidR="45665A0C" w:rsidRPr="45665A0C">
        <w:rPr>
          <w:lang w:val="en-US"/>
        </w:rPr>
        <w:t xml:space="preserve">temporal </w:t>
      </w:r>
      <w:r w:rsidR="44E2B0F2" w:rsidRPr="44E2B0F2">
        <w:rPr>
          <w:lang w:val="en-US"/>
        </w:rPr>
        <w:t>modeling</w:t>
      </w:r>
      <w:r w:rsidR="64DB01EB" w:rsidRPr="64DB01EB">
        <w:rPr>
          <w:lang w:val="en-US"/>
        </w:rPr>
        <w:t xml:space="preserve"> can be helpful </w:t>
      </w:r>
      <w:r w:rsidR="4F5BD398" w:rsidRPr="4F5BD398">
        <w:rPr>
          <w:lang w:val="en-US"/>
        </w:rPr>
        <w:t>to</w:t>
      </w:r>
      <w:r w:rsidR="2B091CCE" w:rsidRPr="2B091CCE">
        <w:rPr>
          <w:lang w:val="en-US"/>
        </w:rPr>
        <w:t xml:space="preserve"> </w:t>
      </w:r>
      <w:r w:rsidR="392902D5" w:rsidRPr="392902D5">
        <w:rPr>
          <w:lang w:val="en-US"/>
        </w:rPr>
        <w:t xml:space="preserve">improve </w:t>
      </w:r>
      <w:r w:rsidR="394EB6F7" w:rsidRPr="394EB6F7">
        <w:rPr>
          <w:lang w:val="en-US"/>
        </w:rPr>
        <w:t>the rapid</w:t>
      </w:r>
      <w:r w:rsidR="7A37754F" w:rsidRPr="7A37754F">
        <w:rPr>
          <w:lang w:val="en-US"/>
        </w:rPr>
        <w:t xml:space="preserve"> </w:t>
      </w:r>
      <w:r w:rsidR="16130E0E" w:rsidRPr="16130E0E">
        <w:rPr>
          <w:lang w:val="en-US"/>
        </w:rPr>
        <w:t>nonlinear learning</w:t>
      </w:r>
      <w:r w:rsidR="128310A0" w:rsidRPr="128310A0">
        <w:rPr>
          <w:lang w:val="en-US"/>
        </w:rPr>
        <w:t xml:space="preserve"> capability</w:t>
      </w:r>
      <w:r w:rsidR="12353DBB" w:rsidRPr="12353DBB">
        <w:rPr>
          <w:lang w:val="en-US"/>
        </w:rPr>
        <w:t xml:space="preserve"> of the </w:t>
      </w:r>
      <w:r w:rsidR="64BF6366" w:rsidRPr="64BF6366">
        <w:rPr>
          <w:lang w:val="en-US"/>
        </w:rPr>
        <w:t xml:space="preserve">XGBoost </w:t>
      </w:r>
      <w:r w:rsidR="1611BDE8" w:rsidRPr="1611BDE8">
        <w:rPr>
          <w:lang w:val="en-US"/>
        </w:rPr>
        <w:t xml:space="preserve">model </w:t>
      </w:r>
      <w:r w:rsidR="38F56A36" w:rsidRPr="38F56A36">
        <w:rPr>
          <w:lang w:val="en-US"/>
        </w:rPr>
        <w:t xml:space="preserve">on longer </w:t>
      </w:r>
      <w:r w:rsidR="6634EAEA" w:rsidRPr="6634EAEA">
        <w:rPr>
          <w:lang w:val="en-US"/>
        </w:rPr>
        <w:t xml:space="preserve">forecasting time </w:t>
      </w:r>
      <w:r w:rsidR="5ADBE1C4" w:rsidRPr="5ADBE1C4">
        <w:rPr>
          <w:lang w:val="en-US"/>
        </w:rPr>
        <w:t>horizon</w:t>
      </w:r>
      <w:r w:rsidR="4E7410F8" w:rsidRPr="4E7410F8">
        <w:rPr>
          <w:lang w:val="en-US"/>
        </w:rPr>
        <w:t xml:space="preserve">. </w:t>
      </w:r>
      <w:r w:rsidR="3EC5CB89" w:rsidRPr="3EC5CB89">
        <w:rPr>
          <w:lang w:val="en-US"/>
        </w:rPr>
        <w:t xml:space="preserve">Also, the output </w:t>
      </w:r>
      <w:r w:rsidR="3C8CE3E3" w:rsidRPr="3C8CE3E3">
        <w:rPr>
          <w:lang w:val="en-US"/>
        </w:rPr>
        <w:t xml:space="preserve">of the </w:t>
      </w:r>
      <w:r w:rsidR="15489D2B" w:rsidRPr="15489D2B">
        <w:rPr>
          <w:lang w:val="en-US"/>
        </w:rPr>
        <w:t>wind is</w:t>
      </w:r>
      <w:r w:rsidR="36508E23" w:rsidRPr="36508E23">
        <w:rPr>
          <w:lang w:val="en-US"/>
        </w:rPr>
        <w:t xml:space="preserve"> </w:t>
      </w:r>
      <w:r w:rsidR="4327AC70" w:rsidRPr="4327AC70">
        <w:rPr>
          <w:lang w:val="en-US"/>
        </w:rPr>
        <w:t xml:space="preserve">converted to the </w:t>
      </w:r>
      <w:r w:rsidR="3220BC72" w:rsidRPr="3220BC72">
        <w:rPr>
          <w:lang w:val="en-US"/>
        </w:rPr>
        <w:t xml:space="preserve">headwind and crosswind </w:t>
      </w:r>
      <w:r w:rsidR="541CF956" w:rsidRPr="541CF956">
        <w:rPr>
          <w:lang w:val="en-US"/>
        </w:rPr>
        <w:t xml:space="preserve">component </w:t>
      </w:r>
      <w:r w:rsidR="7DA5A7BF" w:rsidRPr="7DA5A7BF">
        <w:rPr>
          <w:lang w:val="en-US"/>
        </w:rPr>
        <w:t xml:space="preserve">values </w:t>
      </w:r>
      <w:r w:rsidR="314EE3CD" w:rsidRPr="314EE3CD">
        <w:rPr>
          <w:lang w:val="en-US"/>
        </w:rPr>
        <w:t xml:space="preserve">measured </w:t>
      </w:r>
      <w:r w:rsidR="07A7B67F" w:rsidRPr="07A7B67F">
        <w:rPr>
          <w:lang w:val="en-US"/>
        </w:rPr>
        <w:t>along the runway</w:t>
      </w:r>
      <w:r w:rsidR="0994A1A3" w:rsidRPr="0994A1A3">
        <w:rPr>
          <w:lang w:val="en-US"/>
        </w:rPr>
        <w:t>.</w:t>
      </w:r>
    </w:p>
    <w:p w14:paraId="75F60E10" w14:textId="2E863C1A" w:rsidR="0994A1A3" w:rsidRDefault="2FA5722D" w:rsidP="0994A1A3">
      <w:pPr>
        <w:pStyle w:val="BodyText"/>
        <w:ind w:firstLine="0"/>
      </w:pPr>
      <w:r w:rsidRPr="2FA5722D">
        <w:rPr>
          <w:lang w:val="en-US"/>
        </w:rPr>
        <w:t>Cloud cover, and visibility</w:t>
      </w:r>
      <w:r w:rsidR="0ABF803A" w:rsidRPr="0ABF803A">
        <w:rPr>
          <w:lang w:val="en-US"/>
        </w:rPr>
        <w:t xml:space="preserve"> prediction </w:t>
      </w:r>
      <w:r w:rsidR="76ADDC1C" w:rsidRPr="76ADDC1C">
        <w:rPr>
          <w:lang w:val="en-US"/>
        </w:rPr>
        <w:t xml:space="preserve">tasks were both </w:t>
      </w:r>
      <w:r w:rsidR="64EED496" w:rsidRPr="64EED496">
        <w:rPr>
          <w:lang w:val="en-US"/>
        </w:rPr>
        <w:t xml:space="preserve">undertaken </w:t>
      </w:r>
      <w:r w:rsidR="63B7B97A" w:rsidRPr="63B7B97A">
        <w:rPr>
          <w:lang w:val="en-US"/>
        </w:rPr>
        <w:t xml:space="preserve">using </w:t>
      </w:r>
      <w:r w:rsidR="44E523F0" w:rsidRPr="44E523F0">
        <w:rPr>
          <w:lang w:val="en-US"/>
        </w:rPr>
        <w:t>Decision</w:t>
      </w:r>
      <w:r w:rsidR="00F8B558" w:rsidRPr="00F8B558">
        <w:rPr>
          <w:lang w:val="en-US"/>
        </w:rPr>
        <w:t xml:space="preserve"> Tree, RF</w:t>
      </w:r>
      <w:r w:rsidR="5E777372" w:rsidRPr="5E777372">
        <w:rPr>
          <w:lang w:val="en-US"/>
        </w:rPr>
        <w:t xml:space="preserve"> and </w:t>
      </w:r>
      <w:r w:rsidR="22063FA5" w:rsidRPr="22063FA5">
        <w:rPr>
          <w:lang w:val="en-US"/>
        </w:rPr>
        <w:t>XGBoost algorithms</w:t>
      </w:r>
      <w:r w:rsidR="5F222D97" w:rsidRPr="5F222D97">
        <w:rPr>
          <w:lang w:val="en-US"/>
        </w:rPr>
        <w:t xml:space="preserve">. </w:t>
      </w:r>
      <w:r w:rsidR="389E2967" w:rsidRPr="389E2967">
        <w:rPr>
          <w:lang w:val="en-US"/>
        </w:rPr>
        <w:t xml:space="preserve">Cloud </w:t>
      </w:r>
      <w:r w:rsidR="4850E70F" w:rsidRPr="4850E70F">
        <w:rPr>
          <w:lang w:val="en-US"/>
        </w:rPr>
        <w:t xml:space="preserve">prediction </w:t>
      </w:r>
      <w:r w:rsidR="1BD50412" w:rsidRPr="1BD50412">
        <w:rPr>
          <w:lang w:val="en-US"/>
        </w:rPr>
        <w:t xml:space="preserve">accuracy </w:t>
      </w:r>
      <w:r w:rsidR="2F78EA4D" w:rsidRPr="2F78EA4D">
        <w:rPr>
          <w:lang w:val="en-US"/>
        </w:rPr>
        <w:t xml:space="preserve">of </w:t>
      </w:r>
      <w:r w:rsidR="0F4E00E1" w:rsidRPr="0F4E00E1">
        <w:rPr>
          <w:lang w:val="en-US"/>
        </w:rPr>
        <w:t>Decision Tree</w:t>
      </w:r>
      <w:r w:rsidR="39A806B4" w:rsidRPr="39A806B4">
        <w:rPr>
          <w:lang w:val="en-US"/>
        </w:rPr>
        <w:t xml:space="preserve"> was </w:t>
      </w:r>
      <w:r w:rsidR="714A04C2" w:rsidRPr="714A04C2">
        <w:rPr>
          <w:lang w:val="en-US"/>
        </w:rPr>
        <w:t>76.25</w:t>
      </w:r>
      <w:r w:rsidR="3446DBD4" w:rsidRPr="3446DBD4">
        <w:rPr>
          <w:lang w:val="en-US"/>
        </w:rPr>
        <w:t xml:space="preserve">%, RF showed better </w:t>
      </w:r>
      <w:r w:rsidR="63D045E9" w:rsidRPr="63D045E9">
        <w:rPr>
          <w:lang w:val="en-US"/>
        </w:rPr>
        <w:t xml:space="preserve">results, </w:t>
      </w:r>
      <w:r w:rsidR="41566564" w:rsidRPr="41566564">
        <w:rPr>
          <w:lang w:val="en-US"/>
        </w:rPr>
        <w:t xml:space="preserve">namely,76.31%, the </w:t>
      </w:r>
      <w:r w:rsidR="641529E1" w:rsidRPr="641529E1">
        <w:rPr>
          <w:lang w:val="en-US"/>
        </w:rPr>
        <w:t xml:space="preserve">best results </w:t>
      </w:r>
      <w:r w:rsidR="7D1C8256" w:rsidRPr="7D1C8256">
        <w:rPr>
          <w:lang w:val="en-US"/>
        </w:rPr>
        <w:t>were</w:t>
      </w:r>
      <w:r w:rsidR="641529E1" w:rsidRPr="641529E1">
        <w:rPr>
          <w:lang w:val="en-US"/>
        </w:rPr>
        <w:t xml:space="preserve"> </w:t>
      </w:r>
      <w:r w:rsidR="7735460A" w:rsidRPr="7735460A">
        <w:rPr>
          <w:lang w:val="en-US"/>
        </w:rPr>
        <w:t xml:space="preserve">produced </w:t>
      </w:r>
      <w:r w:rsidR="043C1C65" w:rsidRPr="043C1C65">
        <w:rPr>
          <w:lang w:val="en-US"/>
        </w:rPr>
        <w:t xml:space="preserve">by </w:t>
      </w:r>
      <w:r w:rsidR="57CFC8C2" w:rsidRPr="57CFC8C2">
        <w:rPr>
          <w:lang w:val="en-US"/>
        </w:rPr>
        <w:t xml:space="preserve">XGBoost </w:t>
      </w:r>
      <w:r w:rsidR="1B027E94" w:rsidRPr="1B027E94">
        <w:rPr>
          <w:lang w:val="en-US"/>
        </w:rPr>
        <w:t>,</w:t>
      </w:r>
      <w:r w:rsidR="65DD404D" w:rsidRPr="65DD404D">
        <w:rPr>
          <w:lang w:val="en-US"/>
        </w:rPr>
        <w:t xml:space="preserve"> 78.15</w:t>
      </w:r>
      <w:r w:rsidR="48972D60" w:rsidRPr="48972D60">
        <w:rPr>
          <w:lang w:val="en-US"/>
        </w:rPr>
        <w:t xml:space="preserve">% from </w:t>
      </w:r>
      <w:r w:rsidR="71118A77" w:rsidRPr="71118A77">
        <w:rPr>
          <w:lang w:val="en-US"/>
        </w:rPr>
        <w:t>prediction and</w:t>
      </w:r>
      <w:r w:rsidR="1171B9FA" w:rsidRPr="1171B9FA">
        <w:rPr>
          <w:lang w:val="en-US"/>
        </w:rPr>
        <w:t>. it can be</w:t>
      </w:r>
      <w:r w:rsidR="71118A77" w:rsidRPr="71118A77">
        <w:rPr>
          <w:lang w:val="en-US"/>
        </w:rPr>
        <w:t xml:space="preserve"> </w:t>
      </w:r>
      <w:r w:rsidR="4EB8E0EB" w:rsidRPr="4EB8E0EB">
        <w:rPr>
          <w:lang w:val="en-US"/>
        </w:rPr>
        <w:t xml:space="preserve">seen from </w:t>
      </w:r>
      <w:r w:rsidR="7CC9DE56" w:rsidRPr="7CC9DE56">
        <w:rPr>
          <w:lang w:val="en-US"/>
        </w:rPr>
        <w:t>the results that the use</w:t>
      </w:r>
      <w:r w:rsidR="12C06BEE" w:rsidRPr="12C06BEE">
        <w:rPr>
          <w:lang w:val="en-US"/>
        </w:rPr>
        <w:t xml:space="preserve"> of </w:t>
      </w:r>
      <w:r w:rsidR="74297BF8" w:rsidRPr="74297BF8">
        <w:rPr>
          <w:lang w:val="en-US"/>
        </w:rPr>
        <w:t xml:space="preserve">the </w:t>
      </w:r>
      <w:r w:rsidR="2B448D7B" w:rsidRPr="2B448D7B">
        <w:rPr>
          <w:lang w:val="en-US"/>
        </w:rPr>
        <w:t>sequential</w:t>
      </w:r>
      <w:r w:rsidR="0EB7160A" w:rsidRPr="0EB7160A">
        <w:rPr>
          <w:lang w:val="en-US"/>
        </w:rPr>
        <w:t xml:space="preserve"> </w:t>
      </w:r>
      <w:r w:rsidR="6B930E8B" w:rsidRPr="6B930E8B">
        <w:rPr>
          <w:lang w:val="en-US"/>
        </w:rPr>
        <w:t xml:space="preserve">gradient boosting helped to </w:t>
      </w:r>
      <w:r w:rsidR="5DB25AE3" w:rsidRPr="5DB25AE3">
        <w:rPr>
          <w:lang w:val="en-US"/>
        </w:rPr>
        <w:t xml:space="preserve">learn </w:t>
      </w:r>
      <w:r w:rsidR="410035A7" w:rsidRPr="410035A7">
        <w:rPr>
          <w:lang w:val="en-US"/>
        </w:rPr>
        <w:t xml:space="preserve">nonlinear </w:t>
      </w:r>
      <w:r w:rsidR="677499D0" w:rsidRPr="677499D0">
        <w:rPr>
          <w:lang w:val="en-US"/>
        </w:rPr>
        <w:t>dependencies</w:t>
      </w:r>
      <w:r w:rsidR="410035A7" w:rsidRPr="410035A7">
        <w:rPr>
          <w:lang w:val="en-US"/>
        </w:rPr>
        <w:t xml:space="preserve"> </w:t>
      </w:r>
      <w:r w:rsidR="155F8426" w:rsidRPr="155F8426">
        <w:rPr>
          <w:lang w:val="en-US"/>
        </w:rPr>
        <w:t xml:space="preserve">better. </w:t>
      </w:r>
      <w:r w:rsidR="37E10AA9" w:rsidRPr="37E10AA9">
        <w:rPr>
          <w:lang w:val="en-US"/>
        </w:rPr>
        <w:t>At</w:t>
      </w:r>
      <w:r w:rsidR="4FD2962B" w:rsidRPr="4FD2962B">
        <w:rPr>
          <w:lang w:val="en-US"/>
        </w:rPr>
        <w:t xml:space="preserve"> the same time, the results </w:t>
      </w:r>
      <w:r w:rsidR="50ED022A" w:rsidRPr="50ED022A">
        <w:rPr>
          <w:lang w:val="en-US"/>
        </w:rPr>
        <w:t xml:space="preserve">show that the </w:t>
      </w:r>
      <w:r w:rsidR="5CE29169" w:rsidRPr="5CE29169">
        <w:rPr>
          <w:lang w:val="en-US"/>
        </w:rPr>
        <w:t xml:space="preserve">prediction of cloud cover </w:t>
      </w:r>
      <w:r w:rsidR="38188CD5" w:rsidRPr="38188CD5">
        <w:rPr>
          <w:lang w:val="en-US"/>
        </w:rPr>
        <w:t xml:space="preserve">and visibility is a </w:t>
      </w:r>
      <w:r w:rsidR="0F869741" w:rsidRPr="0F869741">
        <w:rPr>
          <w:lang w:val="en-US"/>
        </w:rPr>
        <w:t xml:space="preserve">very challenging task </w:t>
      </w:r>
      <w:r w:rsidR="5270FEEB" w:rsidRPr="5270FEEB">
        <w:rPr>
          <w:lang w:val="en-US"/>
        </w:rPr>
        <w:t xml:space="preserve">because </w:t>
      </w:r>
      <w:r w:rsidR="76299033" w:rsidRPr="76299033">
        <w:rPr>
          <w:lang w:val="en-US"/>
        </w:rPr>
        <w:t xml:space="preserve">of their rapid </w:t>
      </w:r>
      <w:r w:rsidR="76923097" w:rsidRPr="76923097">
        <w:rPr>
          <w:lang w:val="en-US"/>
        </w:rPr>
        <w:t xml:space="preserve">changes and convective </w:t>
      </w:r>
      <w:r w:rsidR="7C023B15" w:rsidRPr="7C023B15">
        <w:rPr>
          <w:lang w:val="en-US"/>
        </w:rPr>
        <w:t>rainfall</w:t>
      </w:r>
      <w:r w:rsidR="76D27054" w:rsidRPr="76D27054">
        <w:rPr>
          <w:lang w:val="en-US"/>
        </w:rPr>
        <w:t xml:space="preserve"> </w:t>
      </w:r>
      <w:r w:rsidR="0A87F8CD" w:rsidRPr="0A87F8CD">
        <w:rPr>
          <w:lang w:val="en-US"/>
        </w:rPr>
        <w:t xml:space="preserve">due to the monsoon. </w:t>
      </w:r>
    </w:p>
    <w:p w14:paraId="5342E705" w14:textId="7D07D10E" w:rsidR="0BEAC3E9" w:rsidRDefault="42828A56" w:rsidP="0BEAC3E9">
      <w:pPr>
        <w:pStyle w:val="BodyText"/>
        <w:ind w:firstLine="0"/>
      </w:pPr>
      <w:r w:rsidRPr="42828A56">
        <w:rPr>
          <w:lang w:val="en-US"/>
        </w:rPr>
        <w:t xml:space="preserve">If LightGBM is </w:t>
      </w:r>
      <w:r w:rsidR="41A205A1" w:rsidRPr="41A205A1">
        <w:rPr>
          <w:lang w:val="en-US"/>
        </w:rPr>
        <w:t xml:space="preserve">used to </w:t>
      </w:r>
      <w:r w:rsidR="393FADF7" w:rsidRPr="393FADF7">
        <w:rPr>
          <w:lang w:val="en-US"/>
        </w:rPr>
        <w:t xml:space="preserve">forecast QNH and </w:t>
      </w:r>
      <w:r w:rsidR="0BAE8C4E" w:rsidRPr="0BAE8C4E">
        <w:rPr>
          <w:lang w:val="en-US"/>
        </w:rPr>
        <w:t>dewpoint</w:t>
      </w:r>
      <w:r w:rsidR="47AC9DF1" w:rsidRPr="47AC9DF1">
        <w:rPr>
          <w:lang w:val="en-US"/>
        </w:rPr>
        <w:t xml:space="preserve">, an </w:t>
      </w:r>
      <w:r w:rsidR="407083AE" w:rsidRPr="407083AE">
        <w:rPr>
          <w:lang w:val="en-US"/>
        </w:rPr>
        <w:t>R</w:t>
      </w:r>
      <w:r w:rsidR="407083AE" w:rsidRPr="7A92DA4D">
        <w:rPr>
          <w:vertAlign w:val="superscript"/>
          <w:lang w:val="en-US"/>
        </w:rPr>
        <w:t>2</w:t>
      </w:r>
      <w:r w:rsidR="7A92DA4D" w:rsidRPr="224818A9">
        <w:rPr>
          <w:lang w:val="en-US"/>
        </w:rPr>
        <w:t xml:space="preserve"> </w:t>
      </w:r>
      <w:r w:rsidR="41F9344C" w:rsidRPr="224818A9">
        <w:rPr>
          <w:lang w:val="en-US"/>
        </w:rPr>
        <w:t>of ~</w:t>
      </w:r>
      <w:r w:rsidR="1589D841" w:rsidRPr="224818A9">
        <w:rPr>
          <w:lang w:val="en-US"/>
        </w:rPr>
        <w:t>0.</w:t>
      </w:r>
      <w:r w:rsidR="77EC288B" w:rsidRPr="77EC288B">
        <w:rPr>
          <w:lang w:val="en-US"/>
        </w:rPr>
        <w:t>66</w:t>
      </w:r>
      <w:r w:rsidR="65AF5216" w:rsidRPr="65AF5216">
        <w:rPr>
          <w:lang w:val="en-US"/>
        </w:rPr>
        <w:t xml:space="preserve"> and a MAE</w:t>
      </w:r>
      <w:r w:rsidR="54459ACB" w:rsidRPr="54459ACB">
        <w:rPr>
          <w:lang w:val="en-US"/>
        </w:rPr>
        <w:t xml:space="preserve"> of ~</w:t>
      </w:r>
      <w:r w:rsidR="3F29FD88" w:rsidRPr="3F29FD88">
        <w:rPr>
          <w:lang w:val="en-US"/>
        </w:rPr>
        <w:t>0.58°</w:t>
      </w:r>
      <w:r w:rsidR="617F1546" w:rsidRPr="617F1546">
        <w:rPr>
          <w:lang w:val="en-US"/>
        </w:rPr>
        <w:t xml:space="preserve">C </w:t>
      </w:r>
      <w:r w:rsidR="3F976E94" w:rsidRPr="3F976E94">
        <w:rPr>
          <w:lang w:val="en-US"/>
        </w:rPr>
        <w:t xml:space="preserve">is acheived for the dew point </w:t>
      </w:r>
      <w:r w:rsidR="6AAD5A2E" w:rsidRPr="6AAD5A2E">
        <w:rPr>
          <w:lang w:val="en-US"/>
        </w:rPr>
        <w:t>forecast</w:t>
      </w:r>
      <w:r w:rsidR="1FFF666D" w:rsidRPr="1FFF666D">
        <w:rPr>
          <w:lang w:val="en-US"/>
        </w:rPr>
        <w:t xml:space="preserve">. </w:t>
      </w:r>
      <w:r w:rsidR="202FFCF8" w:rsidRPr="202FFCF8">
        <w:rPr>
          <w:lang w:val="en-US"/>
        </w:rPr>
        <w:t>In</w:t>
      </w:r>
      <w:r w:rsidR="172EF67E" w:rsidRPr="172EF67E">
        <w:rPr>
          <w:lang w:val="en-US"/>
        </w:rPr>
        <w:t xml:space="preserve"> the meanwhile</w:t>
      </w:r>
      <w:r w:rsidR="6BC25741" w:rsidRPr="6BC25741">
        <w:rPr>
          <w:lang w:val="en-US"/>
        </w:rPr>
        <w:t xml:space="preserve">, the MAE </w:t>
      </w:r>
      <w:r w:rsidR="43DAAD71" w:rsidRPr="43DAAD71">
        <w:rPr>
          <w:lang w:val="en-US"/>
        </w:rPr>
        <w:t xml:space="preserve">for the prediction </w:t>
      </w:r>
      <w:r w:rsidR="68099D9C" w:rsidRPr="68099D9C">
        <w:rPr>
          <w:lang w:val="en-US"/>
        </w:rPr>
        <w:t xml:space="preserve">of QNH </w:t>
      </w:r>
      <w:r w:rsidR="43EE48F4" w:rsidRPr="43EE48F4">
        <w:rPr>
          <w:lang w:val="en-US"/>
        </w:rPr>
        <w:t>was about 1</w:t>
      </w:r>
      <w:r w:rsidR="131FD95D" w:rsidRPr="131FD95D">
        <w:rPr>
          <w:lang w:val="en-US"/>
        </w:rPr>
        <w:t xml:space="preserve">.8 hPa. </w:t>
      </w:r>
      <w:r w:rsidR="6328B9D4" w:rsidRPr="6328B9D4">
        <w:rPr>
          <w:lang w:val="en-US"/>
        </w:rPr>
        <w:t xml:space="preserve">The dew point and predicted temperature </w:t>
      </w:r>
      <w:r w:rsidR="0717E093" w:rsidRPr="0717E093">
        <w:rPr>
          <w:lang w:val="en-US"/>
        </w:rPr>
        <w:t xml:space="preserve">were </w:t>
      </w:r>
      <w:r w:rsidR="41B9CF28" w:rsidRPr="41B9CF28">
        <w:rPr>
          <w:lang w:val="en-US"/>
        </w:rPr>
        <w:t xml:space="preserve">used </w:t>
      </w:r>
      <w:r w:rsidR="5DF38F13" w:rsidRPr="5DF38F13">
        <w:rPr>
          <w:lang w:val="en-US"/>
        </w:rPr>
        <w:t>in the August-</w:t>
      </w:r>
      <w:r w:rsidR="3C35F147" w:rsidRPr="3C35F147">
        <w:rPr>
          <w:lang w:val="en-US"/>
        </w:rPr>
        <w:t>Roche-</w:t>
      </w:r>
      <w:r w:rsidR="05A08BAD" w:rsidRPr="05A08BAD">
        <w:rPr>
          <w:lang w:val="en-US"/>
        </w:rPr>
        <w:t xml:space="preserve">Magnus formula </w:t>
      </w:r>
      <w:r w:rsidR="6188FD90" w:rsidRPr="6188FD90">
        <w:rPr>
          <w:lang w:val="en-US"/>
        </w:rPr>
        <w:t>to calculate RH.</w:t>
      </w:r>
      <w:r w:rsidR="0BB31AE3" w:rsidRPr="0BB31AE3">
        <w:rPr>
          <w:lang w:val="en-US"/>
        </w:rPr>
        <w:t xml:space="preserve"> </w:t>
      </w:r>
      <w:r w:rsidR="64857AC5" w:rsidRPr="64857AC5">
        <w:rPr>
          <w:lang w:val="en-US"/>
        </w:rPr>
        <w:t xml:space="preserve">It eliminates the need </w:t>
      </w:r>
      <w:r w:rsidR="210E935F" w:rsidRPr="210E935F">
        <w:rPr>
          <w:lang w:val="en-US"/>
        </w:rPr>
        <w:t>for</w:t>
      </w:r>
      <w:r w:rsidR="3F305B35" w:rsidRPr="3F305B35">
        <w:rPr>
          <w:lang w:val="en-US"/>
        </w:rPr>
        <w:t xml:space="preserve"> another</w:t>
      </w:r>
      <w:r w:rsidR="3D895F55" w:rsidRPr="3D895F55">
        <w:rPr>
          <w:lang w:val="en-US"/>
        </w:rPr>
        <w:t xml:space="preserve"> RH forecasting model </w:t>
      </w:r>
      <w:r w:rsidR="0EBB6EAC" w:rsidRPr="0EBB6EAC">
        <w:rPr>
          <w:lang w:val="en-US"/>
        </w:rPr>
        <w:t xml:space="preserve">without </w:t>
      </w:r>
      <w:r w:rsidR="592329CE" w:rsidRPr="592329CE">
        <w:rPr>
          <w:lang w:val="en-US"/>
        </w:rPr>
        <w:t xml:space="preserve">losing </w:t>
      </w:r>
      <w:r w:rsidR="6AED5E69" w:rsidRPr="6AED5E69">
        <w:rPr>
          <w:lang w:val="en-US"/>
        </w:rPr>
        <w:t>interdependency of the temperature, dew</w:t>
      </w:r>
      <w:r w:rsidR="1941E77D" w:rsidRPr="1941E77D">
        <w:rPr>
          <w:lang w:val="en-US"/>
        </w:rPr>
        <w:t xml:space="preserve"> point</w:t>
      </w:r>
      <w:r w:rsidR="3152FCEC" w:rsidRPr="3152FCEC">
        <w:rPr>
          <w:lang w:val="en-US"/>
        </w:rPr>
        <w:t>,</w:t>
      </w:r>
      <w:r w:rsidR="1941E77D" w:rsidRPr="1941E77D">
        <w:rPr>
          <w:lang w:val="en-US"/>
        </w:rPr>
        <w:t xml:space="preserve"> and RH</w:t>
      </w:r>
      <w:r w:rsidR="7DB3015D" w:rsidRPr="7DB3015D">
        <w:rPr>
          <w:lang w:val="en-US"/>
        </w:rPr>
        <w:t xml:space="preserve"> values.</w:t>
      </w:r>
    </w:p>
    <w:p w14:paraId="45E822F9" w14:textId="662B3EC1" w:rsidR="1AB3D22A" w:rsidRDefault="25EF0333" w:rsidP="1AB3D22A">
      <w:pPr>
        <w:pStyle w:val="BodyText"/>
        <w:ind w:firstLine="0"/>
      </w:pPr>
      <w:r w:rsidRPr="25EF0333">
        <w:rPr>
          <w:lang w:val="en-US"/>
        </w:rPr>
        <w:t xml:space="preserve">Overall, the performance of the forecast </w:t>
      </w:r>
      <w:r w:rsidR="1D9382CC" w:rsidRPr="1D9382CC">
        <w:rPr>
          <w:lang w:val="en-US"/>
        </w:rPr>
        <w:t xml:space="preserve">system </w:t>
      </w:r>
      <w:r w:rsidR="7BBFDC69" w:rsidRPr="7BBFDC69">
        <w:rPr>
          <w:lang w:val="en-US"/>
        </w:rPr>
        <w:t xml:space="preserve">is related to the </w:t>
      </w:r>
      <w:r w:rsidR="0D415059" w:rsidRPr="0D415059">
        <w:rPr>
          <w:lang w:val="en-US"/>
        </w:rPr>
        <w:t>parameters</w:t>
      </w:r>
      <w:r w:rsidR="1C50384A" w:rsidRPr="1C50384A">
        <w:rPr>
          <w:lang w:val="en-US"/>
        </w:rPr>
        <w:t xml:space="preserve"> </w:t>
      </w:r>
      <w:r w:rsidR="60E62785" w:rsidRPr="60E62785">
        <w:rPr>
          <w:lang w:val="en-US"/>
        </w:rPr>
        <w:t xml:space="preserve">forecasted and the </w:t>
      </w:r>
      <w:r w:rsidR="78C6F80B" w:rsidRPr="78C6F80B">
        <w:rPr>
          <w:lang w:val="en-US"/>
        </w:rPr>
        <w:t xml:space="preserve">time </w:t>
      </w:r>
      <w:r w:rsidR="49FA4C4F" w:rsidRPr="49FA4C4F">
        <w:rPr>
          <w:lang w:val="en-US"/>
        </w:rPr>
        <w:t>period of the forecasts</w:t>
      </w:r>
      <w:r w:rsidR="0DD984FC" w:rsidRPr="0DD984FC">
        <w:rPr>
          <w:lang w:val="en-US"/>
        </w:rPr>
        <w:t xml:space="preserve">. </w:t>
      </w:r>
      <w:r w:rsidR="1417075C" w:rsidRPr="1417075C">
        <w:rPr>
          <w:lang w:val="en-US"/>
        </w:rPr>
        <w:t xml:space="preserve">A hybrid </w:t>
      </w:r>
      <w:r w:rsidR="363AA8C8" w:rsidRPr="363AA8C8">
        <w:rPr>
          <w:lang w:val="en-US"/>
        </w:rPr>
        <w:t>architecture</w:t>
      </w:r>
      <w:r w:rsidR="1417075C" w:rsidRPr="1417075C">
        <w:rPr>
          <w:lang w:val="en-US"/>
        </w:rPr>
        <w:t xml:space="preserve"> of RF</w:t>
      </w:r>
      <w:r w:rsidR="7CFBB41E" w:rsidRPr="7CFBB41E">
        <w:rPr>
          <w:lang w:val="en-US"/>
        </w:rPr>
        <w:t xml:space="preserve"> and LSTM </w:t>
      </w:r>
      <w:r w:rsidR="17AC750A" w:rsidRPr="17AC750A">
        <w:rPr>
          <w:lang w:val="en-US"/>
        </w:rPr>
        <w:t xml:space="preserve">model </w:t>
      </w:r>
      <w:r w:rsidR="6DA82716" w:rsidRPr="6DA82716">
        <w:rPr>
          <w:lang w:val="en-US"/>
        </w:rPr>
        <w:t xml:space="preserve">was obtained the </w:t>
      </w:r>
      <w:r w:rsidR="7BFCD9A7" w:rsidRPr="7BFCD9A7">
        <w:rPr>
          <w:lang w:val="en-US"/>
        </w:rPr>
        <w:t xml:space="preserve">best </w:t>
      </w:r>
      <w:r w:rsidR="1C585B92" w:rsidRPr="1C585B92">
        <w:rPr>
          <w:lang w:val="en-US"/>
        </w:rPr>
        <w:t xml:space="preserve">forecast </w:t>
      </w:r>
      <w:r w:rsidR="2B73B777" w:rsidRPr="2B73B777">
        <w:rPr>
          <w:lang w:val="en-US"/>
        </w:rPr>
        <w:t xml:space="preserve">quality </w:t>
      </w:r>
      <w:r w:rsidR="0A3BD3EC" w:rsidRPr="0A3BD3EC">
        <w:rPr>
          <w:lang w:val="en-US"/>
        </w:rPr>
        <w:t xml:space="preserve">for the </w:t>
      </w:r>
      <w:r w:rsidR="7A59C71B" w:rsidRPr="7A59C71B">
        <w:rPr>
          <w:lang w:val="en-US"/>
        </w:rPr>
        <w:t xml:space="preserve">temperature </w:t>
      </w:r>
      <w:r w:rsidR="74514106" w:rsidRPr="74514106">
        <w:rPr>
          <w:lang w:val="en-US"/>
        </w:rPr>
        <w:t xml:space="preserve">and </w:t>
      </w:r>
      <w:r w:rsidR="0509C9E9" w:rsidRPr="0509C9E9">
        <w:rPr>
          <w:lang w:val="en-US"/>
        </w:rPr>
        <w:t xml:space="preserve">QNH </w:t>
      </w:r>
      <w:r w:rsidR="34376324" w:rsidRPr="34376324">
        <w:rPr>
          <w:lang w:val="en-US"/>
        </w:rPr>
        <w:t>parameters</w:t>
      </w:r>
      <w:r w:rsidR="5067C739" w:rsidRPr="5067C739">
        <w:rPr>
          <w:lang w:val="en-US"/>
        </w:rPr>
        <w:t>,</w:t>
      </w:r>
      <w:r w:rsidR="34376324" w:rsidRPr="34376324">
        <w:rPr>
          <w:lang w:val="en-US"/>
        </w:rPr>
        <w:t xml:space="preserve"> </w:t>
      </w:r>
      <w:r w:rsidR="6B47F0A2" w:rsidRPr="6B47F0A2">
        <w:rPr>
          <w:lang w:val="en-US"/>
        </w:rPr>
        <w:t xml:space="preserve">and for the </w:t>
      </w:r>
      <w:r w:rsidR="5146EACC" w:rsidRPr="5146EACC">
        <w:rPr>
          <w:lang w:val="en-US"/>
        </w:rPr>
        <w:t xml:space="preserve">wind </w:t>
      </w:r>
      <w:r w:rsidR="2A69FE6A" w:rsidRPr="2A69FE6A">
        <w:rPr>
          <w:lang w:val="en-US"/>
        </w:rPr>
        <w:t xml:space="preserve">forecast </w:t>
      </w:r>
      <w:r w:rsidR="46871550" w:rsidRPr="46871550">
        <w:rPr>
          <w:lang w:val="en-US"/>
        </w:rPr>
        <w:t xml:space="preserve">the best was </w:t>
      </w:r>
      <w:r w:rsidR="4F8355C3" w:rsidRPr="4F8355C3">
        <w:rPr>
          <w:lang w:val="en-US"/>
        </w:rPr>
        <w:t xml:space="preserve">obtained </w:t>
      </w:r>
      <w:r w:rsidR="64D994F1" w:rsidRPr="64D994F1">
        <w:rPr>
          <w:lang w:val="en-US"/>
        </w:rPr>
        <w:t xml:space="preserve">with a hybrid </w:t>
      </w:r>
      <w:r w:rsidR="38956248" w:rsidRPr="38956248">
        <w:rPr>
          <w:lang w:val="en-US"/>
        </w:rPr>
        <w:t xml:space="preserve">architecture of </w:t>
      </w:r>
      <w:r w:rsidR="2FFAE0B2" w:rsidRPr="2FFAE0B2">
        <w:rPr>
          <w:lang w:val="en-US"/>
        </w:rPr>
        <w:t xml:space="preserve">XGBoost </w:t>
      </w:r>
      <w:r w:rsidR="1B61AA0E" w:rsidRPr="1B61AA0E">
        <w:rPr>
          <w:lang w:val="en-US"/>
        </w:rPr>
        <w:t xml:space="preserve">and TFT model, while for the cloud and visibility parameters, the best was obtained </w:t>
      </w:r>
      <w:r w:rsidR="02F1B726" w:rsidRPr="02F1B726">
        <w:rPr>
          <w:lang w:val="en-US"/>
        </w:rPr>
        <w:t xml:space="preserve">with </w:t>
      </w:r>
      <w:r w:rsidR="7369F703" w:rsidRPr="7369F703">
        <w:rPr>
          <w:lang w:val="en-US"/>
        </w:rPr>
        <w:t xml:space="preserve">XGBoost model and </w:t>
      </w:r>
      <w:r w:rsidR="0A05388C" w:rsidRPr="0A05388C">
        <w:rPr>
          <w:lang w:val="en-US"/>
        </w:rPr>
        <w:t xml:space="preserve">for the dew point forecast, </w:t>
      </w:r>
      <w:r w:rsidR="5B2B8279" w:rsidRPr="5B2B8279">
        <w:rPr>
          <w:lang w:val="en-US"/>
        </w:rPr>
        <w:t xml:space="preserve">the </w:t>
      </w:r>
      <w:r w:rsidR="38BF51FC" w:rsidRPr="38BF51FC">
        <w:rPr>
          <w:lang w:val="en-US"/>
        </w:rPr>
        <w:t>LightGBM model was applied.</w:t>
      </w:r>
    </w:p>
    <w:p w14:paraId="5B4F8947" w14:textId="7CE04D5A" w:rsidR="38BF51FC" w:rsidRDefault="72C6EAFF" w:rsidP="38BF51FC">
      <w:pPr>
        <w:pStyle w:val="BodyText"/>
        <w:ind w:firstLine="0"/>
      </w:pPr>
      <w:r w:rsidRPr="72C6EAFF">
        <w:rPr>
          <w:lang w:val="en-US"/>
        </w:rPr>
        <w:t xml:space="preserve">The outputs of the forecasts were also combined with the verification and the aviation decision-support layer. Errors in the prediction can be compared at the airport and expressed in terms of the difference between the predicted and observed values in a METAR. the system also converts meteorological forecasts into actionable data, like DA, runway headwind and crosswind, temperature, pressure, visibility and  </w:t>
      </w:r>
    </w:p>
    <w:p w14:paraId="7CE1BCAA" w14:textId="45EEB76E" w:rsidR="38BF51FC" w:rsidRDefault="72C6EAFF" w:rsidP="72C6EAFF">
      <w:pPr>
        <w:pStyle w:val="BodyText"/>
        <w:ind w:firstLine="0"/>
        <w:rPr>
          <w:lang w:val="en-US"/>
        </w:rPr>
      </w:pPr>
      <w:r w:rsidRPr="72C6EAFF">
        <w:rPr>
          <w:lang w:val="en-US"/>
        </w:rPr>
        <w:t>thermodynamic hazard warnings</w:t>
      </w:r>
    </w:p>
    <w:p w14:paraId="4B25C2CD" w14:textId="75B56F90" w:rsidR="359840CB" w:rsidRDefault="6AA01065" w:rsidP="359840CB">
      <w:pPr>
        <w:pStyle w:val="BodyText"/>
        <w:ind w:firstLine="0"/>
        <w:rPr>
          <w:lang w:val="en-US"/>
        </w:rPr>
      </w:pPr>
      <w:r w:rsidRPr="6AA01065">
        <w:rPr>
          <w:lang w:val="en-US"/>
        </w:rPr>
        <w:t>The other advantage</w:t>
      </w:r>
      <w:r w:rsidR="0E47CB4A" w:rsidRPr="0E47CB4A">
        <w:rPr>
          <w:lang w:val="en-US"/>
        </w:rPr>
        <w:t xml:space="preserve"> of the </w:t>
      </w:r>
      <w:r w:rsidR="50939E88" w:rsidRPr="50939E88">
        <w:rPr>
          <w:lang w:val="en-US"/>
        </w:rPr>
        <w:t>training</w:t>
      </w:r>
      <w:r w:rsidR="0E47CB4A" w:rsidRPr="0E47CB4A">
        <w:rPr>
          <w:lang w:val="en-US"/>
        </w:rPr>
        <w:t xml:space="preserve"> and </w:t>
      </w:r>
      <w:r w:rsidR="7A36495A" w:rsidRPr="7A36495A">
        <w:rPr>
          <w:lang w:val="en-US"/>
        </w:rPr>
        <w:t xml:space="preserve">validation process is the </w:t>
      </w:r>
      <w:r w:rsidR="2C36B550" w:rsidRPr="2C36B550">
        <w:rPr>
          <w:lang w:val="en-US"/>
        </w:rPr>
        <w:t>opportunity</w:t>
      </w:r>
      <w:r w:rsidR="61725B04" w:rsidRPr="61725B04">
        <w:rPr>
          <w:lang w:val="en-US"/>
        </w:rPr>
        <w:t xml:space="preserve"> </w:t>
      </w:r>
      <w:r w:rsidR="50939E88" w:rsidRPr="50939E88">
        <w:rPr>
          <w:lang w:val="en-US"/>
        </w:rPr>
        <w:t xml:space="preserve">to use </w:t>
      </w:r>
      <w:r w:rsidR="1B358702" w:rsidRPr="1B358702">
        <w:rPr>
          <w:lang w:val="en-US"/>
        </w:rPr>
        <w:t xml:space="preserve">the data collected in the </w:t>
      </w:r>
      <w:r w:rsidR="6FEC28A6" w:rsidRPr="6FEC28A6">
        <w:rPr>
          <w:lang w:val="en-US"/>
        </w:rPr>
        <w:t xml:space="preserve">METAR </w:t>
      </w:r>
      <w:r w:rsidR="63B510E9" w:rsidRPr="63B510E9">
        <w:rPr>
          <w:lang w:val="en-US"/>
        </w:rPr>
        <w:t>stations</w:t>
      </w:r>
      <w:r w:rsidR="2C36B550" w:rsidRPr="2C36B550">
        <w:rPr>
          <w:lang w:val="en-US"/>
        </w:rPr>
        <w:t xml:space="preserve"> </w:t>
      </w:r>
      <w:r w:rsidR="6A5EDF6C" w:rsidRPr="6A5EDF6C">
        <w:rPr>
          <w:lang w:val="en-US"/>
        </w:rPr>
        <w:t xml:space="preserve">in future upgrades </w:t>
      </w:r>
      <w:r w:rsidR="12640E96" w:rsidRPr="12640E96">
        <w:rPr>
          <w:lang w:val="en-US"/>
        </w:rPr>
        <w:t xml:space="preserve">of the models. </w:t>
      </w:r>
      <w:r w:rsidR="25CAEBF3" w:rsidRPr="25CAEBF3">
        <w:rPr>
          <w:lang w:val="en-US"/>
        </w:rPr>
        <w:t xml:space="preserve">This is </w:t>
      </w:r>
      <w:r w:rsidR="4A1375A7" w:rsidRPr="4A1375A7">
        <w:rPr>
          <w:lang w:val="en-US"/>
        </w:rPr>
        <w:t xml:space="preserve">particularly </w:t>
      </w:r>
      <w:r w:rsidR="55C9CF1F" w:rsidRPr="55C9CF1F">
        <w:rPr>
          <w:lang w:val="en-US"/>
        </w:rPr>
        <w:t xml:space="preserve">so in </w:t>
      </w:r>
      <w:r w:rsidR="4C46E68A" w:rsidRPr="4C46E68A">
        <w:rPr>
          <w:lang w:val="en-US"/>
        </w:rPr>
        <w:t xml:space="preserve">forecasting for </w:t>
      </w:r>
      <w:r w:rsidR="3227AB79" w:rsidRPr="3227AB79">
        <w:rPr>
          <w:lang w:val="en-US"/>
        </w:rPr>
        <w:t xml:space="preserve">the monsoon </w:t>
      </w:r>
      <w:r w:rsidR="58701191" w:rsidRPr="58701191">
        <w:rPr>
          <w:lang w:val="en-US"/>
        </w:rPr>
        <w:t>region because</w:t>
      </w:r>
      <w:r w:rsidR="088442EE" w:rsidRPr="088442EE">
        <w:rPr>
          <w:lang w:val="en-US"/>
        </w:rPr>
        <w:t xml:space="preserve"> the </w:t>
      </w:r>
      <w:r w:rsidR="64A0564D" w:rsidRPr="64A0564D">
        <w:rPr>
          <w:lang w:val="en-US"/>
        </w:rPr>
        <w:t>behavior</w:t>
      </w:r>
      <w:r w:rsidR="0E8B6511" w:rsidRPr="0E8B6511">
        <w:rPr>
          <w:lang w:val="en-US"/>
        </w:rPr>
        <w:t xml:space="preserve"> </w:t>
      </w:r>
      <w:r w:rsidR="7AF75A8C" w:rsidRPr="7AF75A8C">
        <w:rPr>
          <w:lang w:val="en-US"/>
        </w:rPr>
        <w:t xml:space="preserve">of the </w:t>
      </w:r>
      <w:r w:rsidR="5BF1C1FF" w:rsidRPr="5BF1C1FF">
        <w:rPr>
          <w:lang w:val="en-US"/>
        </w:rPr>
        <w:t xml:space="preserve">atmosphere varies with </w:t>
      </w:r>
      <w:r w:rsidR="6DE31B15" w:rsidRPr="6DE31B15">
        <w:rPr>
          <w:lang w:val="en-US"/>
        </w:rPr>
        <w:t xml:space="preserve">time. </w:t>
      </w:r>
      <w:r w:rsidR="245E7347" w:rsidRPr="245E7347">
        <w:rPr>
          <w:lang w:val="en-US"/>
        </w:rPr>
        <w:t>It</w:t>
      </w:r>
      <w:r w:rsidR="13CF5360" w:rsidRPr="13CF5360">
        <w:rPr>
          <w:lang w:val="en-US"/>
        </w:rPr>
        <w:t xml:space="preserve"> is </w:t>
      </w:r>
      <w:r w:rsidR="24DEF9CB" w:rsidRPr="24DEF9CB">
        <w:rPr>
          <w:lang w:val="en-US"/>
        </w:rPr>
        <w:t xml:space="preserve">important </w:t>
      </w:r>
      <w:r w:rsidR="007AB2FF" w:rsidRPr="007AB2FF">
        <w:rPr>
          <w:lang w:val="en-US"/>
        </w:rPr>
        <w:t xml:space="preserve">to mention that </w:t>
      </w:r>
      <w:r w:rsidR="3BD648DC" w:rsidRPr="3BD648DC">
        <w:rPr>
          <w:lang w:val="en-US"/>
        </w:rPr>
        <w:t xml:space="preserve">the </w:t>
      </w:r>
      <w:r w:rsidR="01F07B21" w:rsidRPr="01F07B21">
        <w:rPr>
          <w:lang w:val="en-US"/>
        </w:rPr>
        <w:t xml:space="preserve">results </w:t>
      </w:r>
      <w:r w:rsidR="36508F6E" w:rsidRPr="36508F6E">
        <w:rPr>
          <w:lang w:val="en-US"/>
        </w:rPr>
        <w:t xml:space="preserve">that have </w:t>
      </w:r>
      <w:r w:rsidR="5AADB493" w:rsidRPr="5AADB493">
        <w:rPr>
          <w:lang w:val="en-US"/>
        </w:rPr>
        <w:t xml:space="preserve">been </w:t>
      </w:r>
      <w:r w:rsidR="3D9F21F9" w:rsidRPr="3D9F21F9">
        <w:rPr>
          <w:lang w:val="en-US"/>
        </w:rPr>
        <w:t xml:space="preserve">obtained are </w:t>
      </w:r>
      <w:r w:rsidR="5D4ED3A9" w:rsidRPr="5D4ED3A9">
        <w:rPr>
          <w:lang w:val="en-US"/>
        </w:rPr>
        <w:t xml:space="preserve">based </w:t>
      </w:r>
      <w:r w:rsidR="7839672D" w:rsidRPr="7839672D">
        <w:rPr>
          <w:lang w:val="en-US"/>
        </w:rPr>
        <w:t xml:space="preserve">on the </w:t>
      </w:r>
      <w:r w:rsidR="5CD6586C" w:rsidRPr="5CD6586C">
        <w:rPr>
          <w:lang w:val="en-US"/>
        </w:rPr>
        <w:t xml:space="preserve">datasets </w:t>
      </w:r>
      <w:r w:rsidR="711D48FA" w:rsidRPr="711D48FA">
        <w:rPr>
          <w:lang w:val="en-US"/>
        </w:rPr>
        <w:t xml:space="preserve">used in the </w:t>
      </w:r>
      <w:r w:rsidR="2084DAF0" w:rsidRPr="2084DAF0">
        <w:rPr>
          <w:lang w:val="en-US"/>
        </w:rPr>
        <w:t xml:space="preserve">evaluation </w:t>
      </w:r>
      <w:r w:rsidR="108DCC71" w:rsidRPr="108DCC71">
        <w:rPr>
          <w:lang w:val="en-US"/>
        </w:rPr>
        <w:t xml:space="preserve">process. More tests to </w:t>
      </w:r>
      <w:r w:rsidR="7BA48B5F" w:rsidRPr="7BA48B5F">
        <w:rPr>
          <w:lang w:val="en-US"/>
        </w:rPr>
        <w:t xml:space="preserve">be </w:t>
      </w:r>
      <w:r w:rsidR="673135B2" w:rsidRPr="673135B2">
        <w:rPr>
          <w:lang w:val="en-US"/>
        </w:rPr>
        <w:t xml:space="preserve">conducted </w:t>
      </w:r>
      <w:r w:rsidR="0199175D" w:rsidRPr="0199175D">
        <w:rPr>
          <w:lang w:val="en-US"/>
        </w:rPr>
        <w:t xml:space="preserve">for </w:t>
      </w:r>
      <w:r w:rsidR="785D5B86" w:rsidRPr="785D5B86">
        <w:rPr>
          <w:lang w:val="en-US"/>
        </w:rPr>
        <w:t xml:space="preserve">other seasons </w:t>
      </w:r>
      <w:r w:rsidR="1A82B2BC" w:rsidRPr="1A82B2BC">
        <w:rPr>
          <w:lang w:val="en-US"/>
        </w:rPr>
        <w:t xml:space="preserve">of the </w:t>
      </w:r>
      <w:r w:rsidR="6945AB34" w:rsidRPr="6945AB34">
        <w:rPr>
          <w:lang w:val="en-US"/>
        </w:rPr>
        <w:t xml:space="preserve">monsoon and </w:t>
      </w:r>
      <w:r w:rsidR="2C9838D0" w:rsidRPr="2C9838D0">
        <w:rPr>
          <w:lang w:val="en-US"/>
        </w:rPr>
        <w:t>with other</w:t>
      </w:r>
      <w:r w:rsidR="591582A2" w:rsidRPr="591582A2">
        <w:rPr>
          <w:lang w:val="en-US"/>
        </w:rPr>
        <w:t xml:space="preserve"> sets</w:t>
      </w:r>
      <w:r w:rsidR="02CF27C3" w:rsidRPr="02CF27C3">
        <w:rPr>
          <w:lang w:val="en-US"/>
        </w:rPr>
        <w:t xml:space="preserve"> of data </w:t>
      </w:r>
      <w:r w:rsidR="113F452B" w:rsidRPr="113F452B">
        <w:rPr>
          <w:lang w:val="en-US"/>
        </w:rPr>
        <w:t xml:space="preserve">for </w:t>
      </w:r>
      <w:r w:rsidR="31104FE6" w:rsidRPr="31104FE6">
        <w:rPr>
          <w:lang w:val="en-US"/>
        </w:rPr>
        <w:t>airports.</w:t>
      </w:r>
    </w:p>
    <w:p w14:paraId="408EDCE3" w14:textId="1ADD7F4E" w:rsidR="249C5F14" w:rsidRDefault="00CA4F1C" w:rsidP="481C2BF6">
      <w:pPr>
        <w:pStyle w:val="Heading1"/>
      </w:pPr>
      <w:r>
        <w:t>system imp</w:t>
      </w:r>
      <w:r w:rsidR="0017359F">
        <w:t>lementation</w:t>
      </w:r>
    </w:p>
    <w:p w14:paraId="5E071634" w14:textId="5CBF3EFE" w:rsidR="481C2BF6" w:rsidRDefault="72C6EAFF" w:rsidP="1FD87240">
      <w:pPr>
        <w:pStyle w:val="bulletlist"/>
        <w:numPr>
          <w:ilvl w:val="0"/>
          <w:numId w:val="0"/>
        </w:numPr>
      </w:pPr>
      <w:r w:rsidRPr="72C6EAFF">
        <w:rPr>
          <w:lang w:val="en-US"/>
        </w:rPr>
        <w:t xml:space="preserve">The system was built as a platform to forecast and verify aviation weather at VCBI. The system pulls METAR data runs ML predictions manages a database computes aviation </w:t>
      </w:r>
      <w:r w:rsidRPr="72C6EAFF">
        <w:rPr>
          <w:lang w:val="en-US"/>
        </w:rPr>
        <w:lastRenderedPageBreak/>
        <w:t>parameters verifies forecasts and offers an interactive dashboard.</w:t>
      </w:r>
    </w:p>
    <w:p w14:paraId="6B3A0C8D" w14:textId="159AF13A" w:rsidR="63B31519" w:rsidRDefault="72C6EAFF" w:rsidP="63B31519">
      <w:pPr>
        <w:pStyle w:val="bulletlist"/>
        <w:numPr>
          <w:ilvl w:val="0"/>
          <w:numId w:val="0"/>
        </w:numPr>
      </w:pPr>
      <w:r w:rsidRPr="72C6EAFF">
        <w:rPr>
          <w:lang w:val="en-US"/>
        </w:rPr>
        <w:t xml:space="preserve">Live METAR observations are fetched from the Aviation Weather Center API. Turned into clear weather variables. The system saves these processed observations in a </w:t>
      </w:r>
      <w:r w:rsidR="00036A8A">
        <w:rPr>
          <w:lang w:val="en-US"/>
        </w:rPr>
        <w:t>Super</w:t>
      </w:r>
      <w:r w:rsidRPr="72C6EAFF">
        <w:rPr>
          <w:lang w:val="en-US"/>
        </w:rPr>
        <w:t xml:space="preserve">base database through </w:t>
      </w:r>
      <w:r w:rsidR="00036A8A">
        <w:rPr>
          <w:lang w:val="en-US"/>
        </w:rPr>
        <w:t>Super</w:t>
      </w:r>
      <w:r w:rsidRPr="72C6EAFF">
        <w:rPr>
          <w:lang w:val="en-US"/>
        </w:rPr>
        <w:t>base so it can keep both the data and past prediction records.</w:t>
      </w:r>
    </w:p>
    <w:p w14:paraId="71DA7EA7" w14:textId="7135ACD3" w:rsidR="556ECBCE" w:rsidRDefault="0F7BA04D" w:rsidP="556ECBCE">
      <w:pPr>
        <w:pStyle w:val="bulletlist"/>
        <w:numPr>
          <w:ilvl w:val="0"/>
          <w:numId w:val="0"/>
        </w:numPr>
      </w:pPr>
      <w:r w:rsidRPr="0F7BA04D">
        <w:rPr>
          <w:lang w:val="en-US"/>
        </w:rPr>
        <w:t xml:space="preserve">The AI layer has </w:t>
      </w:r>
      <w:r w:rsidR="00FA0DDD">
        <w:rPr>
          <w:lang w:val="en-US"/>
        </w:rPr>
        <w:t>four</w:t>
      </w:r>
      <w:r w:rsidR="3C162D6A" w:rsidRPr="3C162D6A">
        <w:rPr>
          <w:lang w:val="en-US"/>
        </w:rPr>
        <w:t xml:space="preserve"> </w:t>
      </w:r>
      <w:r w:rsidR="5988532A" w:rsidRPr="5988532A">
        <w:rPr>
          <w:lang w:val="en-US"/>
        </w:rPr>
        <w:t>forecasting parts</w:t>
      </w:r>
      <w:r w:rsidR="0949F624" w:rsidRPr="0949F624">
        <w:rPr>
          <w:lang w:val="en-US"/>
        </w:rPr>
        <w:t xml:space="preserve">. </w:t>
      </w:r>
      <w:r w:rsidR="76576D1F" w:rsidRPr="76576D1F">
        <w:rPr>
          <w:lang w:val="en-US"/>
        </w:rPr>
        <w:t>The</w:t>
      </w:r>
      <w:r w:rsidR="0949F624" w:rsidRPr="0949F624">
        <w:rPr>
          <w:lang w:val="en-US"/>
        </w:rPr>
        <w:t xml:space="preserve"> temperature and QNH part uses a </w:t>
      </w:r>
      <w:r w:rsidR="43DD3CB4" w:rsidRPr="43DD3CB4">
        <w:rPr>
          <w:lang w:val="en-US"/>
        </w:rPr>
        <w:t>RF-LSTM model</w:t>
      </w:r>
      <w:r w:rsidR="0FBCE97C" w:rsidRPr="0FBCE97C">
        <w:rPr>
          <w:lang w:val="en-US"/>
        </w:rPr>
        <w:t xml:space="preserve">. </w:t>
      </w:r>
      <w:r w:rsidR="65AA2A7D" w:rsidRPr="65AA2A7D">
        <w:rPr>
          <w:lang w:val="en-US"/>
        </w:rPr>
        <w:t>The wind part mixes XGBoost</w:t>
      </w:r>
      <w:r w:rsidR="21420F2B" w:rsidRPr="21420F2B">
        <w:rPr>
          <w:lang w:val="en-US"/>
        </w:rPr>
        <w:t xml:space="preserve"> </w:t>
      </w:r>
      <w:r w:rsidR="338C3053" w:rsidRPr="338C3053">
        <w:rPr>
          <w:lang w:val="en-US"/>
        </w:rPr>
        <w:t xml:space="preserve">and TFT </w:t>
      </w:r>
      <w:r w:rsidR="789E6762" w:rsidRPr="789E6762">
        <w:rPr>
          <w:lang w:val="en-US"/>
        </w:rPr>
        <w:t xml:space="preserve">models. Cloud cover </w:t>
      </w:r>
      <w:r w:rsidR="5FA09E06" w:rsidRPr="5FA09E06">
        <w:rPr>
          <w:lang w:val="en-US"/>
        </w:rPr>
        <w:t xml:space="preserve">and visibility </w:t>
      </w:r>
      <w:r w:rsidR="76576D1F" w:rsidRPr="76576D1F">
        <w:rPr>
          <w:lang w:val="en-US"/>
        </w:rPr>
        <w:t>are predicted with XGBoost</w:t>
      </w:r>
      <w:r w:rsidR="493EB6E6" w:rsidRPr="493EB6E6">
        <w:rPr>
          <w:lang w:val="en-US"/>
        </w:rPr>
        <w:t xml:space="preserve">. QNH and dewpoint are </w:t>
      </w:r>
      <w:r w:rsidR="5E47CFE7" w:rsidRPr="5E47CFE7">
        <w:rPr>
          <w:lang w:val="en-US"/>
        </w:rPr>
        <w:t xml:space="preserve">predicted </w:t>
      </w:r>
      <w:r w:rsidR="538B656B" w:rsidRPr="538B656B">
        <w:rPr>
          <w:lang w:val="en-US"/>
        </w:rPr>
        <w:t xml:space="preserve">with </w:t>
      </w:r>
      <w:r w:rsidR="5A1FD25D" w:rsidRPr="5A1FD25D">
        <w:rPr>
          <w:lang w:val="en-US"/>
        </w:rPr>
        <w:t>LightGBM</w:t>
      </w:r>
      <w:r w:rsidR="41B5F86C" w:rsidRPr="41B5F86C">
        <w:rPr>
          <w:lang w:val="en-US"/>
        </w:rPr>
        <w:t xml:space="preserve">. The system loads </w:t>
      </w:r>
      <w:r w:rsidR="3BE111C2" w:rsidRPr="3BE111C2">
        <w:rPr>
          <w:lang w:val="en-US"/>
        </w:rPr>
        <w:t xml:space="preserve">these </w:t>
      </w:r>
      <w:r w:rsidR="1D0592AC" w:rsidRPr="1D0592AC">
        <w:rPr>
          <w:lang w:val="en-US"/>
        </w:rPr>
        <w:t xml:space="preserve">trained </w:t>
      </w:r>
      <w:r w:rsidR="53DDD125" w:rsidRPr="53DDD125">
        <w:rPr>
          <w:lang w:val="en-US"/>
        </w:rPr>
        <w:t xml:space="preserve">models in the </w:t>
      </w:r>
      <w:r w:rsidR="1B2A2D5E" w:rsidRPr="1B2A2D5E">
        <w:rPr>
          <w:lang w:val="en-US"/>
        </w:rPr>
        <w:t xml:space="preserve">backend to </w:t>
      </w:r>
      <w:r w:rsidR="22A28ACE" w:rsidRPr="22A28ACE">
        <w:rPr>
          <w:lang w:val="en-US"/>
        </w:rPr>
        <w:t xml:space="preserve">produce </w:t>
      </w:r>
      <w:r w:rsidR="5762D154" w:rsidRPr="5762D154">
        <w:rPr>
          <w:lang w:val="en-US"/>
        </w:rPr>
        <w:t>short-</w:t>
      </w:r>
      <w:r w:rsidR="0BBBCF06" w:rsidRPr="0BBBCF06">
        <w:rPr>
          <w:lang w:val="en-US"/>
        </w:rPr>
        <w:t xml:space="preserve">term </w:t>
      </w:r>
      <w:r w:rsidR="33F1C8A0" w:rsidRPr="33F1C8A0">
        <w:rPr>
          <w:lang w:val="en-US"/>
        </w:rPr>
        <w:t xml:space="preserve">forecasts </w:t>
      </w:r>
      <w:r w:rsidR="11F042D1" w:rsidRPr="11F042D1">
        <w:rPr>
          <w:lang w:val="en-US"/>
        </w:rPr>
        <w:t xml:space="preserve">from the </w:t>
      </w:r>
      <w:r w:rsidR="00419B2B" w:rsidRPr="00419B2B">
        <w:rPr>
          <w:lang w:val="en-US"/>
        </w:rPr>
        <w:t>observations</w:t>
      </w:r>
      <w:r w:rsidR="2BC49BF9" w:rsidRPr="2BC49BF9">
        <w:rPr>
          <w:lang w:val="en-US"/>
        </w:rPr>
        <w:t>.</w:t>
      </w:r>
    </w:p>
    <w:p w14:paraId="19E78C31" w14:textId="75B2E6E9" w:rsidR="2BC49BF9" w:rsidRDefault="4E8D535D" w:rsidP="2BC49BF9">
      <w:pPr>
        <w:pStyle w:val="bulletlist"/>
        <w:numPr>
          <w:ilvl w:val="0"/>
          <w:numId w:val="0"/>
        </w:numPr>
      </w:pPr>
      <w:r w:rsidRPr="4E8D535D">
        <w:rPr>
          <w:lang w:val="en-US"/>
        </w:rPr>
        <w:t xml:space="preserve">the backend </w:t>
      </w:r>
      <w:r w:rsidR="66E2E820" w:rsidRPr="66E2E820">
        <w:rPr>
          <w:lang w:val="en-US"/>
        </w:rPr>
        <w:t>runs on FastAPI</w:t>
      </w:r>
      <w:r w:rsidR="1D69A44F" w:rsidRPr="1D69A44F">
        <w:rPr>
          <w:lang w:val="en-US"/>
        </w:rPr>
        <w:t xml:space="preserve"> and </w:t>
      </w:r>
      <w:r w:rsidR="45139E37" w:rsidRPr="45139E37">
        <w:rPr>
          <w:lang w:val="en-US"/>
        </w:rPr>
        <w:t xml:space="preserve">supplies </w:t>
      </w:r>
      <w:r w:rsidR="7B972CDA" w:rsidRPr="7B972CDA">
        <w:rPr>
          <w:lang w:val="en-US"/>
        </w:rPr>
        <w:t>prediction, data</w:t>
      </w:r>
      <w:r w:rsidR="18A61B58" w:rsidRPr="18A61B58">
        <w:rPr>
          <w:lang w:val="en-US"/>
        </w:rPr>
        <w:t xml:space="preserve"> </w:t>
      </w:r>
      <w:r w:rsidR="02EB7B50" w:rsidRPr="02EB7B50">
        <w:rPr>
          <w:lang w:val="en-US"/>
        </w:rPr>
        <w:t>retrieval</w:t>
      </w:r>
      <w:r w:rsidR="7BA58F5E" w:rsidRPr="7BA58F5E">
        <w:rPr>
          <w:lang w:val="en-US"/>
        </w:rPr>
        <w:t>,</w:t>
      </w:r>
      <w:r w:rsidR="384B20BE" w:rsidRPr="384B20BE">
        <w:rPr>
          <w:lang w:val="en-US"/>
        </w:rPr>
        <w:t xml:space="preserve"> verification and model management services. </w:t>
      </w:r>
      <w:r w:rsidR="551EBCAA" w:rsidRPr="551EBCAA">
        <w:rPr>
          <w:lang w:val="en-US"/>
        </w:rPr>
        <w:t xml:space="preserve">Background tasks keep </w:t>
      </w:r>
      <w:r w:rsidR="4116D70A" w:rsidRPr="4116D70A">
        <w:rPr>
          <w:lang w:val="en-US"/>
        </w:rPr>
        <w:t xml:space="preserve">collecting </w:t>
      </w:r>
      <w:r w:rsidR="18BEC1C5" w:rsidRPr="18BEC1C5">
        <w:rPr>
          <w:lang w:val="en-US"/>
        </w:rPr>
        <w:t xml:space="preserve">METAR data and </w:t>
      </w:r>
      <w:r w:rsidR="4F41464A" w:rsidRPr="4F41464A">
        <w:rPr>
          <w:lang w:val="en-US"/>
        </w:rPr>
        <w:t>retraining</w:t>
      </w:r>
      <w:r w:rsidR="2BAD1C7F" w:rsidRPr="2BAD1C7F">
        <w:rPr>
          <w:lang w:val="en-US"/>
        </w:rPr>
        <w:t xml:space="preserve"> models. </w:t>
      </w:r>
      <w:r w:rsidR="136BECCE" w:rsidRPr="136BECCE">
        <w:rPr>
          <w:lang w:val="en-US"/>
        </w:rPr>
        <w:t>The</w:t>
      </w:r>
      <w:r w:rsidR="2BAD1C7F" w:rsidRPr="2BAD1C7F">
        <w:rPr>
          <w:lang w:val="en-US"/>
        </w:rPr>
        <w:t xml:space="preserve"> system </w:t>
      </w:r>
      <w:r w:rsidR="705AB6E5" w:rsidRPr="705AB6E5">
        <w:rPr>
          <w:lang w:val="en-US"/>
        </w:rPr>
        <w:t xml:space="preserve">also calculates </w:t>
      </w:r>
      <w:r w:rsidR="15D63621" w:rsidRPr="15D63621">
        <w:rPr>
          <w:lang w:val="en-US"/>
        </w:rPr>
        <w:t xml:space="preserve">aviation </w:t>
      </w:r>
      <w:r w:rsidR="0DF8B92C" w:rsidRPr="0DF8B92C">
        <w:rPr>
          <w:lang w:val="en-US"/>
        </w:rPr>
        <w:t>values like DA, headwind</w:t>
      </w:r>
      <w:r w:rsidR="548E2FAD" w:rsidRPr="548E2FAD">
        <w:rPr>
          <w:lang w:val="en-US"/>
        </w:rPr>
        <w:t>, crosswind</w:t>
      </w:r>
      <w:r w:rsidR="665F7615" w:rsidRPr="665F7615">
        <w:rPr>
          <w:lang w:val="en-US"/>
        </w:rPr>
        <w:t>,</w:t>
      </w:r>
      <w:r w:rsidR="5898D7FD" w:rsidRPr="5898D7FD">
        <w:rPr>
          <w:lang w:val="en-US"/>
        </w:rPr>
        <w:t xml:space="preserve"> and </w:t>
      </w:r>
      <w:r w:rsidR="098BB6A0" w:rsidRPr="098BB6A0">
        <w:rPr>
          <w:lang w:val="en-US"/>
        </w:rPr>
        <w:t xml:space="preserve">thermodynamic hazard </w:t>
      </w:r>
      <w:r w:rsidR="51FBC18B" w:rsidRPr="51FBC18B">
        <w:rPr>
          <w:lang w:val="en-US"/>
        </w:rPr>
        <w:t>indicators, from</w:t>
      </w:r>
      <w:r w:rsidR="2E134C84" w:rsidRPr="2E134C84">
        <w:rPr>
          <w:lang w:val="en-US"/>
        </w:rPr>
        <w:t xml:space="preserve"> the </w:t>
      </w:r>
      <w:r w:rsidR="0D9EA44C" w:rsidRPr="0D9EA44C">
        <w:rPr>
          <w:lang w:val="en-US"/>
        </w:rPr>
        <w:t xml:space="preserve">predicted </w:t>
      </w:r>
      <w:r w:rsidR="502BECBD" w:rsidRPr="502BECBD">
        <w:rPr>
          <w:lang w:val="en-US"/>
        </w:rPr>
        <w:t>weather.</w:t>
      </w:r>
    </w:p>
    <w:p w14:paraId="73975134" w14:textId="5A56321D" w:rsidR="502BECBD" w:rsidRDefault="502BECBD" w:rsidP="502BECBD">
      <w:pPr>
        <w:pStyle w:val="bulletlist"/>
        <w:numPr>
          <w:ilvl w:val="0"/>
          <w:numId w:val="0"/>
        </w:numPr>
      </w:pPr>
      <w:r w:rsidRPr="502BECBD">
        <w:rPr>
          <w:lang w:val="en-US"/>
        </w:rPr>
        <w:t>The frontend dashboard</w:t>
      </w:r>
      <w:r w:rsidR="4AC48024" w:rsidRPr="4AC48024">
        <w:rPr>
          <w:lang w:val="en-US"/>
        </w:rPr>
        <w:t xml:space="preserve"> shows </w:t>
      </w:r>
      <w:r w:rsidR="7957C6BA" w:rsidRPr="7957C6BA">
        <w:rPr>
          <w:lang w:val="en-US"/>
        </w:rPr>
        <w:t xml:space="preserve">users </w:t>
      </w:r>
      <w:r w:rsidR="22A52296" w:rsidRPr="22A52296">
        <w:rPr>
          <w:lang w:val="en-US"/>
        </w:rPr>
        <w:t xml:space="preserve">live </w:t>
      </w:r>
      <w:r w:rsidR="0B7BA499" w:rsidRPr="0B7BA499">
        <w:rPr>
          <w:lang w:val="en-US"/>
        </w:rPr>
        <w:t xml:space="preserve">observations, </w:t>
      </w:r>
      <w:r w:rsidR="6965590D" w:rsidRPr="6965590D">
        <w:rPr>
          <w:lang w:val="en-US"/>
        </w:rPr>
        <w:t xml:space="preserve">forecast </w:t>
      </w:r>
      <w:r w:rsidR="634AD378" w:rsidRPr="634AD378">
        <w:rPr>
          <w:lang w:val="en-US"/>
        </w:rPr>
        <w:t xml:space="preserve">numbers, </w:t>
      </w:r>
      <w:r w:rsidR="59712EEC" w:rsidRPr="59712EEC">
        <w:rPr>
          <w:lang w:val="en-US"/>
        </w:rPr>
        <w:t xml:space="preserve">aviation </w:t>
      </w:r>
      <w:r w:rsidR="0F82228B" w:rsidRPr="0F82228B">
        <w:rPr>
          <w:lang w:val="en-US"/>
        </w:rPr>
        <w:t xml:space="preserve">values, </w:t>
      </w:r>
      <w:r w:rsidR="7F5F63CC" w:rsidRPr="7F5F63CC">
        <w:rPr>
          <w:lang w:val="en-US"/>
        </w:rPr>
        <w:t xml:space="preserve">verification </w:t>
      </w:r>
      <w:r w:rsidR="6CCEEBA6" w:rsidRPr="6CCEEBA6">
        <w:rPr>
          <w:lang w:val="en-US"/>
        </w:rPr>
        <w:t xml:space="preserve">results, and warning signs. The main dashboard is built </w:t>
      </w:r>
      <w:r w:rsidR="25AFDE06" w:rsidRPr="25AFDE06">
        <w:rPr>
          <w:lang w:val="en-US"/>
        </w:rPr>
        <w:t xml:space="preserve">with React.js </w:t>
      </w:r>
      <w:r w:rsidR="34F27250" w:rsidRPr="34F27250">
        <w:rPr>
          <w:lang w:val="en-US"/>
        </w:rPr>
        <w:t xml:space="preserve">while </w:t>
      </w:r>
      <w:r w:rsidR="226301CA" w:rsidRPr="226301CA">
        <w:rPr>
          <w:lang w:val="en-US"/>
        </w:rPr>
        <w:t xml:space="preserve">a Streamlit </w:t>
      </w:r>
      <w:r w:rsidR="033CF1F4" w:rsidRPr="033CF1F4">
        <w:rPr>
          <w:lang w:val="en-US"/>
        </w:rPr>
        <w:t xml:space="preserve">interface </w:t>
      </w:r>
      <w:r w:rsidR="4BB0EE08" w:rsidRPr="4BB0EE08">
        <w:rPr>
          <w:lang w:val="en-US"/>
        </w:rPr>
        <w:t xml:space="preserve">displays </w:t>
      </w:r>
      <w:r w:rsidR="0E869A04" w:rsidRPr="0E869A04">
        <w:rPr>
          <w:lang w:val="en-US"/>
        </w:rPr>
        <w:t>cloud</w:t>
      </w:r>
      <w:r w:rsidR="12ECF774" w:rsidRPr="12ECF774">
        <w:rPr>
          <w:lang w:val="en-US"/>
        </w:rPr>
        <w:t xml:space="preserve"> and </w:t>
      </w:r>
      <w:r w:rsidR="2BE31ECA" w:rsidRPr="2BE31ECA">
        <w:rPr>
          <w:lang w:val="en-US"/>
        </w:rPr>
        <w:t>visibility</w:t>
      </w:r>
      <w:r w:rsidR="01A7A185" w:rsidRPr="01A7A185">
        <w:rPr>
          <w:lang w:val="en-US"/>
        </w:rPr>
        <w:t xml:space="preserve"> data.</w:t>
      </w:r>
      <w:r w:rsidR="0A5FE39A" w:rsidRPr="0A5FE39A">
        <w:rPr>
          <w:lang w:val="en-US"/>
        </w:rPr>
        <w:t xml:space="preserve"> Thus</w:t>
      </w:r>
      <w:r w:rsidR="347C259B" w:rsidRPr="347C259B">
        <w:rPr>
          <w:lang w:val="en-US"/>
        </w:rPr>
        <w:t>,</w:t>
      </w:r>
      <w:r w:rsidR="0A5FE39A" w:rsidRPr="0A5FE39A">
        <w:rPr>
          <w:lang w:val="en-US"/>
        </w:rPr>
        <w:t xml:space="preserve"> the system </w:t>
      </w:r>
      <w:r w:rsidR="288B1D15" w:rsidRPr="288B1D15">
        <w:rPr>
          <w:lang w:val="en-US"/>
        </w:rPr>
        <w:t xml:space="preserve">brings </w:t>
      </w:r>
      <w:r w:rsidR="4C3C0146" w:rsidRPr="4C3C0146">
        <w:rPr>
          <w:lang w:val="en-US"/>
        </w:rPr>
        <w:t xml:space="preserve">all the </w:t>
      </w:r>
      <w:r w:rsidR="2DC2035A" w:rsidRPr="2DC2035A">
        <w:rPr>
          <w:lang w:val="en-US"/>
        </w:rPr>
        <w:t>AI models</w:t>
      </w:r>
      <w:r w:rsidR="5C49BF1A" w:rsidRPr="5C49BF1A">
        <w:rPr>
          <w:lang w:val="en-US"/>
        </w:rPr>
        <w:t xml:space="preserve"> together </w:t>
      </w:r>
      <w:r w:rsidR="190063F6" w:rsidRPr="190063F6">
        <w:rPr>
          <w:lang w:val="en-US"/>
        </w:rPr>
        <w:t xml:space="preserve">into one </w:t>
      </w:r>
      <w:r w:rsidR="46E458DF" w:rsidRPr="46E458DF">
        <w:rPr>
          <w:lang w:val="en-US"/>
        </w:rPr>
        <w:t>airport-level</w:t>
      </w:r>
      <w:r w:rsidR="2BAD8FED" w:rsidRPr="2BAD8FED">
        <w:rPr>
          <w:lang w:val="en-US"/>
        </w:rPr>
        <w:t xml:space="preserve"> aviation </w:t>
      </w:r>
      <w:r w:rsidR="17F1CD6D" w:rsidRPr="17F1CD6D">
        <w:rPr>
          <w:lang w:val="en-US"/>
        </w:rPr>
        <w:t xml:space="preserve">weather decision </w:t>
      </w:r>
      <w:r w:rsidR="59E7858B" w:rsidRPr="59E7858B">
        <w:rPr>
          <w:lang w:val="en-US"/>
        </w:rPr>
        <w:t xml:space="preserve">support </w:t>
      </w:r>
      <w:r w:rsidR="10C21DC4" w:rsidRPr="10C21DC4">
        <w:rPr>
          <w:lang w:val="en-US"/>
        </w:rPr>
        <w:t>system.</w:t>
      </w:r>
    </w:p>
    <w:p w14:paraId="27041B5D" w14:textId="4436728F" w:rsidR="05B9EF91" w:rsidRDefault="05B9EF91" w:rsidP="05B9EF91">
      <w:pPr>
        <w:pStyle w:val="BodyText"/>
        <w:ind w:firstLine="0"/>
        <w:rPr>
          <w:lang w:val="en-US"/>
        </w:rPr>
      </w:pPr>
    </w:p>
    <w:p w14:paraId="095AF410" w14:textId="13C04AA6" w:rsidR="006114A4" w:rsidRDefault="72C6EAFF" w:rsidP="0029101B">
      <w:pPr>
        <w:pStyle w:val="Heading1"/>
      </w:pPr>
      <w:r>
        <w:t>Conclusion</w:t>
      </w:r>
    </w:p>
    <w:p w14:paraId="03307AC9" w14:textId="1F9C7A5C" w:rsidR="00CC3B57" w:rsidRDefault="00E22424" w:rsidP="00CC3B57">
      <w:pPr>
        <w:jc w:val="both"/>
      </w:pPr>
      <w:r>
        <w:t xml:space="preserve">In this </w:t>
      </w:r>
      <w:r w:rsidR="00B556EE">
        <w:t xml:space="preserve">research, a novel </w:t>
      </w:r>
      <w:r w:rsidR="000935AD">
        <w:t>H</w:t>
      </w:r>
      <w:r w:rsidR="00167DA4">
        <w:t xml:space="preserve">yperlocal aviation weather </w:t>
      </w:r>
      <w:r w:rsidR="008D0155">
        <w:t xml:space="preserve">forecasting </w:t>
      </w:r>
      <w:r w:rsidR="00FB715D">
        <w:t xml:space="preserve">and </w:t>
      </w:r>
      <w:r w:rsidR="008E0AE3">
        <w:t xml:space="preserve">verification </w:t>
      </w:r>
      <w:r w:rsidR="006D28E5">
        <w:t xml:space="preserve">system was </w:t>
      </w:r>
      <w:r w:rsidR="0092262D">
        <w:t>proposed to be used at</w:t>
      </w:r>
      <w:r w:rsidR="006462B1">
        <w:t xml:space="preserve"> VCBI</w:t>
      </w:r>
      <w:r w:rsidR="004465F6">
        <w:t>. Such a system will provide</w:t>
      </w:r>
      <w:r w:rsidR="0080400C">
        <w:t xml:space="preserve"> an </w:t>
      </w:r>
      <w:r w:rsidR="00BE1188">
        <w:t xml:space="preserve">opportunity to create </w:t>
      </w:r>
      <w:r w:rsidR="003F3FC6">
        <w:t>acc</w:t>
      </w:r>
      <w:r w:rsidR="00C3419E">
        <w:t xml:space="preserve">urate and </w:t>
      </w:r>
      <w:r w:rsidR="003F791E">
        <w:t xml:space="preserve">timely </w:t>
      </w:r>
      <w:r w:rsidR="00A00E48">
        <w:t xml:space="preserve">airport-level weather </w:t>
      </w:r>
      <w:r w:rsidR="00E37181">
        <w:t xml:space="preserve">information considering </w:t>
      </w:r>
      <w:r w:rsidR="00D903E0">
        <w:t>the at</w:t>
      </w:r>
      <w:r w:rsidR="00582291">
        <w:t xml:space="preserve">mosphere conditions in the </w:t>
      </w:r>
      <w:r w:rsidR="00655B55">
        <w:t xml:space="preserve">area of interest. For </w:t>
      </w:r>
      <w:r w:rsidR="007164DD">
        <w:t>main</w:t>
      </w:r>
      <w:r w:rsidR="00655B55">
        <w:t xml:space="preserve"> components </w:t>
      </w:r>
      <w:r w:rsidR="00054B14">
        <w:t xml:space="preserve">including </w:t>
      </w:r>
      <w:r w:rsidR="00DC6033">
        <w:t xml:space="preserve">temperature and </w:t>
      </w:r>
      <w:r w:rsidR="00FB7DA1">
        <w:t>atmospheric pre</w:t>
      </w:r>
      <w:r w:rsidR="00820F7F">
        <w:t>ssure, wind</w:t>
      </w:r>
      <w:r w:rsidR="00D60A46">
        <w:t xml:space="preserve">, cloud and visibility, and </w:t>
      </w:r>
      <w:r w:rsidR="00E03F55">
        <w:t>humidity</w:t>
      </w:r>
      <w:r w:rsidR="00B62222">
        <w:t>-related</w:t>
      </w:r>
      <w:r w:rsidR="00171283">
        <w:t xml:space="preserve"> </w:t>
      </w:r>
      <w:r w:rsidR="00983E36">
        <w:t xml:space="preserve">parameters were </w:t>
      </w:r>
      <w:r w:rsidR="006A77E9">
        <w:t>imple</w:t>
      </w:r>
      <w:r w:rsidR="000242F2">
        <w:t xml:space="preserve">mented in this </w:t>
      </w:r>
      <w:r w:rsidR="005C4C79">
        <w:t>research</w:t>
      </w:r>
      <w:r w:rsidR="00DC1458">
        <w:t xml:space="preserve">. In </w:t>
      </w:r>
      <w:r w:rsidR="006847D3">
        <w:t>addition</w:t>
      </w:r>
      <w:r w:rsidR="000D535C">
        <w:t xml:space="preserve">, different </w:t>
      </w:r>
      <w:r w:rsidR="0024149C">
        <w:t xml:space="preserve">ML </w:t>
      </w:r>
      <w:r w:rsidR="005A7243">
        <w:t xml:space="preserve">algorithms </w:t>
      </w:r>
      <w:r w:rsidR="00DD76C6">
        <w:t xml:space="preserve">were used </w:t>
      </w:r>
      <w:r w:rsidR="006D5160">
        <w:t xml:space="preserve">depending on the characteristics </w:t>
      </w:r>
      <w:r w:rsidR="004A558A">
        <w:t xml:space="preserve">of the considered </w:t>
      </w:r>
      <w:r w:rsidR="00116FEB">
        <w:t xml:space="preserve">weather parameter that allowed capturing </w:t>
      </w:r>
      <w:r w:rsidR="00D77824">
        <w:t xml:space="preserve">linear </w:t>
      </w:r>
      <w:r w:rsidR="006B7F52">
        <w:t xml:space="preserve">and non-linear </w:t>
      </w:r>
      <w:r w:rsidR="00E54960">
        <w:t xml:space="preserve">relationships in the </w:t>
      </w:r>
      <w:r w:rsidR="00076A32">
        <w:t>atmosphere</w:t>
      </w:r>
      <w:r w:rsidR="00845901">
        <w:t xml:space="preserve">. For </w:t>
      </w:r>
      <w:r w:rsidR="00BA5D9B">
        <w:t xml:space="preserve">the creation of the </w:t>
      </w:r>
      <w:r w:rsidR="00DE6D85">
        <w:t xml:space="preserve">created </w:t>
      </w:r>
      <w:r w:rsidR="00843C7F">
        <w:t xml:space="preserve">forecasts are checked against future </w:t>
      </w:r>
      <w:r w:rsidR="00CB4020">
        <w:t>ob</w:t>
      </w:r>
      <w:r w:rsidR="005831F1">
        <w:t xml:space="preserve">servations and the relevant TAF </w:t>
      </w:r>
      <w:r w:rsidR="00F57BA0">
        <w:t>reports to validate the reliability of the predictions.</w:t>
      </w:r>
    </w:p>
    <w:p w14:paraId="1749454B" w14:textId="4BA069F8" w:rsidR="00F57BA0" w:rsidRDefault="00F57BA0" w:rsidP="00CC3B57">
      <w:pPr>
        <w:jc w:val="both"/>
      </w:pPr>
      <w:r>
        <w:t>Another cru</w:t>
      </w:r>
      <w:r w:rsidR="00435C7F">
        <w:t xml:space="preserve">cial </w:t>
      </w:r>
      <w:r w:rsidR="005809E6">
        <w:t>aspect of this system is the possi</w:t>
      </w:r>
      <w:r w:rsidR="00E23DBE">
        <w:t xml:space="preserve">bility of </w:t>
      </w:r>
      <w:r w:rsidR="00BC3C37">
        <w:t xml:space="preserve">integrating </w:t>
      </w:r>
      <w:r w:rsidR="001355DA">
        <w:t xml:space="preserve">weather </w:t>
      </w:r>
      <w:r w:rsidR="003A66FF">
        <w:t>forecast</w:t>
      </w:r>
      <w:r w:rsidR="005345AC">
        <w:t>ing with aviation</w:t>
      </w:r>
      <w:r w:rsidR="002723B4">
        <w:t>-oriented inter</w:t>
      </w:r>
      <w:r w:rsidR="002E222E">
        <w:t>pre</w:t>
      </w:r>
      <w:r w:rsidR="00404CB6">
        <w:t xml:space="preserve">tation. It means </w:t>
      </w:r>
      <w:r w:rsidR="009670B2">
        <w:t xml:space="preserve">that the </w:t>
      </w:r>
      <w:r w:rsidR="00124C59">
        <w:t>raw mete</w:t>
      </w:r>
      <w:r w:rsidR="00743797">
        <w:t>orologica</w:t>
      </w:r>
      <w:r w:rsidR="00856690">
        <w:t xml:space="preserve">l </w:t>
      </w:r>
      <w:r w:rsidR="00FC516A">
        <w:t>information is conve</w:t>
      </w:r>
      <w:r w:rsidR="00A77F29">
        <w:t xml:space="preserve">rted to the useful one for aviation </w:t>
      </w:r>
      <w:r w:rsidR="007C2DB2">
        <w:t>pu</w:t>
      </w:r>
      <w:r w:rsidR="00990BE1">
        <w:t xml:space="preserve">rposes, for example, </w:t>
      </w:r>
      <w:r w:rsidR="00E20AB3">
        <w:t xml:space="preserve">density </w:t>
      </w:r>
      <w:r w:rsidR="006B44FF">
        <w:t xml:space="preserve">altitude </w:t>
      </w:r>
      <w:r w:rsidR="003341F0">
        <w:t>calculation</w:t>
      </w:r>
      <w:r w:rsidR="00F002A3">
        <w:t>, ru</w:t>
      </w:r>
      <w:r w:rsidR="00ED1F81">
        <w:t>nway-oriented wind components, visibility analysis, etc.</w:t>
      </w:r>
    </w:p>
    <w:p w14:paraId="0C1A6376" w14:textId="49DA71FB" w:rsidR="00ED1F81" w:rsidRDefault="72C6EAFF" w:rsidP="72C6EAFF">
      <w:pPr>
        <w:jc w:val="both"/>
      </w:pPr>
      <w:r>
        <w:t>Another advantage of this system is its MLOps architecture that provides a possibility of automated data collection and management, models’ retraining, validation, and deployment. Using the interaction of backend services, databases, machine learning models, and dashboards, the proposed system implements a complete workflow from the process of obtaining the data up to verification of the created forecast.</w:t>
      </w:r>
    </w:p>
    <w:p w14:paraId="29D30016" w14:textId="0A89CAC6" w:rsidR="00CD532E" w:rsidRDefault="00CD532E" w:rsidP="00CC3B57">
      <w:pPr>
        <w:jc w:val="both"/>
      </w:pPr>
    </w:p>
    <w:p w14:paraId="6B92BA76" w14:textId="501500FF" w:rsidR="00E85A4B" w:rsidRDefault="005E569F" w:rsidP="00CC3B57">
      <w:pPr>
        <w:jc w:val="both"/>
      </w:pPr>
      <w:r>
        <w:t xml:space="preserve">The </w:t>
      </w:r>
      <w:r w:rsidR="007E29E4">
        <w:t>proposed system</w:t>
      </w:r>
      <w:r w:rsidR="00E92BC6">
        <w:t xml:space="preserve"> </w:t>
      </w:r>
      <w:r w:rsidR="00234942">
        <w:t>allows combini</w:t>
      </w:r>
      <w:r w:rsidR="00E86C16">
        <w:t xml:space="preserve">ng </w:t>
      </w:r>
      <w:r w:rsidR="00A16C02">
        <w:t>AI, aviation met</w:t>
      </w:r>
      <w:r w:rsidR="00BA78B8">
        <w:t>e</w:t>
      </w:r>
      <w:r w:rsidR="00512824">
        <w:t xml:space="preserve">orology, </w:t>
      </w:r>
      <w:r w:rsidR="00922822">
        <w:t xml:space="preserve">real-time </w:t>
      </w:r>
      <w:r w:rsidR="0082122F">
        <w:t>data processing, physi</w:t>
      </w:r>
      <w:r w:rsidR="00EE7C3F">
        <w:t>cal</w:t>
      </w:r>
      <w:r w:rsidR="009C428B">
        <w:t xml:space="preserve"> aviation </w:t>
      </w:r>
      <w:r w:rsidR="00AB1A9A">
        <w:t>calculation</w:t>
      </w:r>
      <w:r w:rsidR="008B5566">
        <w:t>s, forecast verification</w:t>
      </w:r>
      <w:r w:rsidR="00350794">
        <w:t xml:space="preserve">, and </w:t>
      </w:r>
      <w:r w:rsidR="00F0020C">
        <w:t xml:space="preserve">MLOps to improve </w:t>
      </w:r>
      <w:r w:rsidR="00642DF9">
        <w:t>Hyper</w:t>
      </w:r>
      <w:r w:rsidR="00695FFC">
        <w:t>-</w:t>
      </w:r>
      <w:r w:rsidR="00642DF9">
        <w:t xml:space="preserve">local </w:t>
      </w:r>
      <w:r w:rsidR="00F742A1">
        <w:t xml:space="preserve">weather forecasting at the </w:t>
      </w:r>
      <w:r w:rsidR="00BD70B8">
        <w:t>airport</w:t>
      </w:r>
      <w:r w:rsidR="000D7228">
        <w:t xml:space="preserve">. The system developed in this </w:t>
      </w:r>
      <w:r w:rsidR="0086147C">
        <w:t xml:space="preserve">research </w:t>
      </w:r>
      <w:r w:rsidR="00784A8A">
        <w:t>will provide</w:t>
      </w:r>
      <w:r w:rsidR="006C15EF">
        <w:t xml:space="preserve"> an opportunity</w:t>
      </w:r>
      <w:r w:rsidR="0026215F">
        <w:t xml:space="preserve"> to have </w:t>
      </w:r>
      <w:r w:rsidR="00D0244A">
        <w:t>better weather</w:t>
      </w:r>
      <w:r w:rsidR="007B1159">
        <w:t xml:space="preserve"> awareness </w:t>
      </w:r>
      <w:r w:rsidR="000D313C">
        <w:t>and operational de</w:t>
      </w:r>
      <w:r w:rsidR="00417BCA">
        <w:t>cision</w:t>
      </w:r>
      <w:r w:rsidR="00500BCF">
        <w:t xml:space="preserve">-making at VCBI. Which </w:t>
      </w:r>
      <w:r w:rsidR="006B6978">
        <w:t>is not po</w:t>
      </w:r>
      <w:r w:rsidR="00A04ABE">
        <w:t>ssible</w:t>
      </w:r>
      <w:r w:rsidR="00F1175D">
        <w:t xml:space="preserve"> using </w:t>
      </w:r>
      <w:r w:rsidR="00316B1D">
        <w:t>conventional re</w:t>
      </w:r>
      <w:r w:rsidR="00C12785">
        <w:t>gi</w:t>
      </w:r>
      <w:r w:rsidR="00AE4161">
        <w:t>onal weather forecasting techniques.</w:t>
      </w:r>
    </w:p>
    <w:p w14:paraId="717FE908" w14:textId="2E740047" w:rsidR="00AE4161" w:rsidRDefault="00613ACE" w:rsidP="00CC3B57">
      <w:pPr>
        <w:jc w:val="both"/>
      </w:pPr>
      <w:r>
        <w:t>For fu</w:t>
      </w:r>
      <w:r w:rsidR="00095DFF">
        <w:t xml:space="preserve">rther work, the </w:t>
      </w:r>
      <w:r w:rsidR="00D90B78">
        <w:t>scope of historical and real-time datasets can be expanded, the possibility of rapidly changing</w:t>
      </w:r>
      <w:r w:rsidR="00A55F9E">
        <w:t xml:space="preserve"> weather events </w:t>
      </w:r>
      <w:r w:rsidR="00282152">
        <w:t xml:space="preserve">can be </w:t>
      </w:r>
      <w:r w:rsidR="00F31326">
        <w:t>improved, extended validation can be co</w:t>
      </w:r>
      <w:r w:rsidR="00F7767D">
        <w:t xml:space="preserve">nducted considering </w:t>
      </w:r>
      <w:r w:rsidR="0064745C">
        <w:t>different mon</w:t>
      </w:r>
      <w:r w:rsidR="005D7D79">
        <w:t xml:space="preserve">soons </w:t>
      </w:r>
      <w:r w:rsidR="00392CDF">
        <w:t>and inter-</w:t>
      </w:r>
      <w:r w:rsidR="00A0126A">
        <w:t>monsoon per</w:t>
      </w:r>
      <w:r w:rsidR="001F47F1">
        <w:t>iods</w:t>
      </w:r>
      <w:r w:rsidR="00301359">
        <w:t xml:space="preserve">. </w:t>
      </w:r>
      <w:r w:rsidR="001F64DF">
        <w:t xml:space="preserve">In addition, the use </w:t>
      </w:r>
      <w:r w:rsidR="0043641F">
        <w:t xml:space="preserve">of other </w:t>
      </w:r>
      <w:r w:rsidR="00A97FE8">
        <w:t>met</w:t>
      </w:r>
      <w:r w:rsidR="00D16847">
        <w:t>eor</w:t>
      </w:r>
      <w:r w:rsidR="000E0555">
        <w:t xml:space="preserve">ological and </w:t>
      </w:r>
      <w:r w:rsidR="004549AE">
        <w:t>remote se</w:t>
      </w:r>
      <w:r w:rsidR="007B027C">
        <w:t xml:space="preserve">nsing data can be </w:t>
      </w:r>
      <w:r w:rsidR="009E5C33">
        <w:t>implemented. Another possible direction</w:t>
      </w:r>
      <w:r w:rsidR="00B6399E">
        <w:t xml:space="preserve"> is the application of</w:t>
      </w:r>
      <w:r w:rsidR="00AA6474">
        <w:t xml:space="preserve"> the </w:t>
      </w:r>
      <w:r w:rsidR="00C41F37">
        <w:t>proposed fra</w:t>
      </w:r>
      <w:r w:rsidR="00674B19">
        <w:t>mework to another in Sri Lanka.</w:t>
      </w:r>
    </w:p>
    <w:p w14:paraId="6BA64F7D" w14:textId="311507BD" w:rsidR="00090637" w:rsidRPr="005B520E" w:rsidRDefault="00090637" w:rsidP="72C6EAFF">
      <w:pPr>
        <w:pStyle w:val="BodyText"/>
      </w:pPr>
    </w:p>
    <w:p w14:paraId="01C805DD" w14:textId="635FE2B3" w:rsidR="0080791D" w:rsidRPr="00C57018" w:rsidRDefault="72C6EAFF" w:rsidP="72C6EAFF">
      <w:pPr>
        <w:pStyle w:val="Heading1"/>
      </w:pPr>
      <w:r w:rsidRPr="00C57018">
        <w:t xml:space="preserve">Acknowledgment </w:t>
      </w:r>
    </w:p>
    <w:p w14:paraId="7BF0218D" w14:textId="72ABDB0C" w:rsidR="009303D9" w:rsidRDefault="72C6EAFF" w:rsidP="72C6EAFF">
      <w:pPr>
        <w:pStyle w:val="BodyText"/>
        <w:ind w:firstLine="0"/>
      </w:pPr>
      <w:r w:rsidRPr="72C6EAFF">
        <w:rPr>
          <w:lang w:val="en-US"/>
        </w:rPr>
        <w:t>The authors wish to express gratitude to all who helped make this research study successful titled "Hyper-Local Aviation Weather Forecasting and Verification for Sri Lanka Monsoon Conditions".</w:t>
      </w:r>
    </w:p>
    <w:p w14:paraId="767FA1CB" w14:textId="3B9033FD" w:rsidR="009303D9" w:rsidRDefault="72C6EAFF" w:rsidP="72C6EAFF">
      <w:pPr>
        <w:pStyle w:val="BodyText"/>
        <w:ind w:firstLine="0"/>
      </w:pPr>
      <w:r w:rsidRPr="72C6EAFF">
        <w:rPr>
          <w:lang w:val="en-US"/>
        </w:rPr>
        <w:t>First and foremost, the authors thank their Supervisor, Mrs. Shashika for guidance constructive feedback, encouragement and continuous support during the research process. Mrs. Shashika expertise and insightful suggestions helped shape and finish this research.</w:t>
      </w:r>
    </w:p>
    <w:p w14:paraId="08F0776B" w14:textId="376FE7DD" w:rsidR="009303D9" w:rsidRDefault="72C6EAFF" w:rsidP="72C6EAFF">
      <w:pPr>
        <w:pStyle w:val="BodyText"/>
        <w:ind w:firstLine="0"/>
      </w:pPr>
      <w:r w:rsidRPr="72C6EAFF">
        <w:rPr>
          <w:lang w:val="en-US"/>
        </w:rPr>
        <w:t>Special thanks go to Mr. Ajith Wijemmanne, Director of Meteorology for sharing insights giving direction and supporting the research team with meteorological data and aviation weather forecasting expertise. The authors are also grateful to Mr. Jeewan, Deputy Director of Forecasting for assistance, extensive knowledge and clear explanations about forecasting methods and weather conditions that matter to this study.</w:t>
      </w:r>
    </w:p>
    <w:p w14:paraId="309AB213" w14:textId="672777EE" w:rsidR="009303D9" w:rsidRDefault="72C6EAFF" w:rsidP="72C6EAFF">
      <w:pPr>
        <w:pStyle w:val="BodyText"/>
        <w:ind w:firstLine="0"/>
      </w:pPr>
      <w:r w:rsidRPr="72C6EAFF">
        <w:rPr>
          <w:lang w:val="en-US"/>
        </w:rPr>
        <w:t>The authors gratefully acknowledge all individuals and organizations who gave knowledge, experience, data, and valuable advice during this research. The authors' contributions were key to the completion of the study.</w:t>
      </w:r>
    </w:p>
    <w:p w14:paraId="33CB8551" w14:textId="463851CB" w:rsidR="009303D9" w:rsidRDefault="72C6EAFF" w:rsidP="72C6EAFF">
      <w:pPr>
        <w:pStyle w:val="BodyText"/>
        <w:ind w:firstLine="0"/>
      </w:pPr>
      <w:r w:rsidRPr="72C6EAFF">
        <w:rPr>
          <w:lang w:val="en-US"/>
        </w:rPr>
        <w:t>Finally, the authors express appreciation to families, friends, and colleagues for encouragement, patience and continuous support during the academic journey, especially in the final stages of this research.</w:t>
      </w:r>
    </w:p>
    <w:p w14:paraId="3B68793D" w14:textId="7F0F31BB" w:rsidR="009303D9" w:rsidRDefault="72C6EAFF" w:rsidP="72C6EAFF">
      <w:pPr>
        <w:pStyle w:val="Heading1"/>
      </w:pPr>
      <w:r>
        <w:t>Reference</w:t>
      </w:r>
    </w:p>
    <w:tbl>
      <w:tblPr>
        <w:tblW w:w="0" w:type="auto"/>
        <w:tblLook w:val="04A0" w:firstRow="1" w:lastRow="0" w:firstColumn="1" w:lastColumn="0" w:noHBand="0" w:noVBand="1"/>
      </w:tblPr>
      <w:tblGrid>
        <w:gridCol w:w="550"/>
        <w:gridCol w:w="4319"/>
      </w:tblGrid>
      <w:tr w:rsidR="72C6EAFF" w14:paraId="24B661EF" w14:textId="77777777" w:rsidTr="72C6EAFF">
        <w:trPr>
          <w:trHeight w:val="300"/>
        </w:trPr>
        <w:tc>
          <w:tcPr>
            <w:tcW w:w="530" w:type="dxa"/>
          </w:tcPr>
          <w:p w14:paraId="3E15B957" w14:textId="77777777" w:rsidR="72C6EAFF" w:rsidRDefault="72C6EAFF" w:rsidP="72C6EAFF">
            <w:pPr>
              <w:pStyle w:val="Bibliography"/>
              <w:rPr>
                <w:noProof/>
                <w:sz w:val="24"/>
                <w:szCs w:val="24"/>
              </w:rPr>
            </w:pPr>
            <w:r w:rsidRPr="72C6EAFF">
              <w:rPr>
                <w:noProof/>
              </w:rPr>
              <w:t xml:space="preserve">[1] </w:t>
            </w:r>
          </w:p>
        </w:tc>
        <w:tc>
          <w:tcPr>
            <w:tcW w:w="4339" w:type="dxa"/>
          </w:tcPr>
          <w:p w14:paraId="366E25B2" w14:textId="77777777" w:rsidR="72C6EAFF" w:rsidRDefault="72C6EAFF" w:rsidP="72C6EAFF">
            <w:pPr>
              <w:pStyle w:val="Bibliography"/>
              <w:rPr>
                <w:noProof/>
              </w:rPr>
            </w:pPr>
            <w:r w:rsidRPr="72C6EAFF">
              <w:rPr>
                <w:noProof/>
              </w:rPr>
              <w:t xml:space="preserve">H. R. K. Nagahamulla, U. R. Ratnayake and A. Ratnaweera, "Monsoon rainfall forecasting in Sri Lanka using artificial neural networks," in </w:t>
            </w:r>
            <w:r w:rsidRPr="72C6EAFF">
              <w:rPr>
                <w:i/>
                <w:iCs/>
                <w:noProof/>
              </w:rPr>
              <w:t>6th International Conference on Industrial and Information Systems (ICIIS)</w:t>
            </w:r>
            <w:r w:rsidRPr="72C6EAFF">
              <w:rPr>
                <w:noProof/>
              </w:rPr>
              <w:t xml:space="preserve">, Kandy, Sri Lanka, 2011. </w:t>
            </w:r>
          </w:p>
        </w:tc>
      </w:tr>
      <w:tr w:rsidR="72C6EAFF" w14:paraId="6B719DA8" w14:textId="77777777" w:rsidTr="72C6EAFF">
        <w:trPr>
          <w:trHeight w:val="300"/>
        </w:trPr>
        <w:tc>
          <w:tcPr>
            <w:tcW w:w="530" w:type="dxa"/>
          </w:tcPr>
          <w:p w14:paraId="63252116" w14:textId="77777777" w:rsidR="72C6EAFF" w:rsidRDefault="72C6EAFF" w:rsidP="72C6EAFF">
            <w:pPr>
              <w:pStyle w:val="Bibliography"/>
              <w:rPr>
                <w:noProof/>
              </w:rPr>
            </w:pPr>
            <w:r w:rsidRPr="72C6EAFF">
              <w:rPr>
                <w:noProof/>
              </w:rPr>
              <w:t xml:space="preserve">[2] </w:t>
            </w:r>
          </w:p>
        </w:tc>
        <w:tc>
          <w:tcPr>
            <w:tcW w:w="4339" w:type="dxa"/>
          </w:tcPr>
          <w:p w14:paraId="2C49B76C" w14:textId="77777777" w:rsidR="72C6EAFF" w:rsidRDefault="72C6EAFF" w:rsidP="72C6EAFF">
            <w:pPr>
              <w:pStyle w:val="Bibliography"/>
              <w:rPr>
                <w:noProof/>
              </w:rPr>
            </w:pPr>
            <w:r w:rsidRPr="72C6EAFF">
              <w:rPr>
                <w:noProof/>
              </w:rPr>
              <w:t xml:space="preserve">K. Hennayake, R. Dinalankara and D. Y. Mudunkotuwa, "Machine Learning Based Weather Prediction Model for Short Term Weather Prediction in Sri Lanka," in </w:t>
            </w:r>
            <w:r w:rsidRPr="72C6EAFF">
              <w:rPr>
                <w:i/>
                <w:iCs/>
                <w:noProof/>
              </w:rPr>
              <w:t>2021 10th International Conference on Information and Automation for Sustainability (ICIAfS)</w:t>
            </w:r>
            <w:r w:rsidRPr="72C6EAFF">
              <w:rPr>
                <w:noProof/>
              </w:rPr>
              <w:t xml:space="preserve">, Negombo, Sri Lanka, 2021. </w:t>
            </w:r>
          </w:p>
        </w:tc>
      </w:tr>
      <w:tr w:rsidR="72C6EAFF" w14:paraId="412AD5E0" w14:textId="77777777" w:rsidTr="72C6EAFF">
        <w:trPr>
          <w:trHeight w:val="300"/>
        </w:trPr>
        <w:tc>
          <w:tcPr>
            <w:tcW w:w="530" w:type="dxa"/>
          </w:tcPr>
          <w:p w14:paraId="04D86043" w14:textId="77777777" w:rsidR="72C6EAFF" w:rsidRDefault="72C6EAFF" w:rsidP="72C6EAFF">
            <w:pPr>
              <w:pStyle w:val="Bibliography"/>
              <w:rPr>
                <w:noProof/>
              </w:rPr>
            </w:pPr>
            <w:r w:rsidRPr="72C6EAFF">
              <w:rPr>
                <w:noProof/>
              </w:rPr>
              <w:t xml:space="preserve">[3] </w:t>
            </w:r>
          </w:p>
        </w:tc>
        <w:tc>
          <w:tcPr>
            <w:tcW w:w="4339" w:type="dxa"/>
          </w:tcPr>
          <w:p w14:paraId="3D7CD581" w14:textId="77777777" w:rsidR="72C6EAFF" w:rsidRDefault="72C6EAFF" w:rsidP="72C6EAFF">
            <w:pPr>
              <w:pStyle w:val="Bibliography"/>
              <w:rPr>
                <w:noProof/>
              </w:rPr>
            </w:pPr>
            <w:r w:rsidRPr="72C6EAFF">
              <w:rPr>
                <w:noProof/>
              </w:rPr>
              <w:t xml:space="preserve">U. D. Maduranga and M. Ediridinghe, "Climatology of Lightning Activities over Bandaranaike International Airport in Sri Lanka," </w:t>
            </w:r>
            <w:r w:rsidRPr="72C6EAFF">
              <w:rPr>
                <w:i/>
                <w:iCs/>
                <w:noProof/>
              </w:rPr>
              <w:t xml:space="preserve">International Journal of Sustainable Development </w:t>
            </w:r>
            <w:r w:rsidRPr="72C6EAFF">
              <w:rPr>
                <w:i/>
                <w:iCs/>
                <w:noProof/>
              </w:rPr>
              <w:lastRenderedPageBreak/>
              <w:t xml:space="preserve">and Planning, </w:t>
            </w:r>
            <w:r w:rsidRPr="72C6EAFF">
              <w:rPr>
                <w:noProof/>
              </w:rPr>
              <w:t xml:space="preserve">vol. 16, no. 6, p. 1027–1038, 31 October 2021. </w:t>
            </w:r>
          </w:p>
        </w:tc>
      </w:tr>
      <w:tr w:rsidR="72C6EAFF" w14:paraId="14F33D1C" w14:textId="77777777" w:rsidTr="72C6EAFF">
        <w:trPr>
          <w:trHeight w:val="300"/>
        </w:trPr>
        <w:tc>
          <w:tcPr>
            <w:tcW w:w="530" w:type="dxa"/>
          </w:tcPr>
          <w:p w14:paraId="1F1B4E09" w14:textId="77777777" w:rsidR="72C6EAFF" w:rsidRDefault="72C6EAFF" w:rsidP="72C6EAFF">
            <w:pPr>
              <w:pStyle w:val="Bibliography"/>
              <w:rPr>
                <w:noProof/>
              </w:rPr>
            </w:pPr>
            <w:r w:rsidRPr="72C6EAFF">
              <w:rPr>
                <w:noProof/>
              </w:rPr>
              <w:lastRenderedPageBreak/>
              <w:t xml:space="preserve">[4] </w:t>
            </w:r>
          </w:p>
        </w:tc>
        <w:tc>
          <w:tcPr>
            <w:tcW w:w="4339" w:type="dxa"/>
          </w:tcPr>
          <w:p w14:paraId="4110B279" w14:textId="77777777" w:rsidR="72C6EAFF" w:rsidRDefault="72C6EAFF" w:rsidP="72C6EAFF">
            <w:pPr>
              <w:pStyle w:val="Bibliography"/>
              <w:rPr>
                <w:noProof/>
              </w:rPr>
            </w:pPr>
            <w:r w:rsidRPr="72C6EAFF">
              <w:rPr>
                <w:noProof/>
              </w:rPr>
              <w:t xml:space="preserve">I. Gultepe, R. Sharman, P. D. Williams, B. Zhou, G. Ellrod, P. Minnis, S. Trier, S. Griffin, S. Yum, B. Gharabaghi, W. Feltz, M. Temimi, Z. Pu, L. Storer, P. Kneringer, M. Weston, H.-y. Chuang, L. Thobois, A. Dimri, S. Dietz, G. B. França, M. Almeida and F. Albquerque Neto, "A Review of High Impact Weather for Aviation Meteorology," </w:t>
            </w:r>
            <w:r w:rsidRPr="72C6EAFF">
              <w:rPr>
                <w:i/>
                <w:iCs/>
                <w:noProof/>
              </w:rPr>
              <w:t xml:space="preserve">Pure and Applied Geophysics, </w:t>
            </w:r>
            <w:r w:rsidRPr="72C6EAFF">
              <w:rPr>
                <w:noProof/>
              </w:rPr>
              <w:t xml:space="preserve">vol. 176, p. 1869–1921, 6 May 2019. </w:t>
            </w:r>
          </w:p>
        </w:tc>
      </w:tr>
      <w:tr w:rsidR="72C6EAFF" w14:paraId="3B895A8F" w14:textId="77777777" w:rsidTr="72C6EAFF">
        <w:trPr>
          <w:trHeight w:val="300"/>
        </w:trPr>
        <w:tc>
          <w:tcPr>
            <w:tcW w:w="530" w:type="dxa"/>
          </w:tcPr>
          <w:p w14:paraId="7FF6D693" w14:textId="77777777" w:rsidR="72C6EAFF" w:rsidRDefault="72C6EAFF" w:rsidP="72C6EAFF">
            <w:pPr>
              <w:pStyle w:val="Bibliography"/>
              <w:rPr>
                <w:noProof/>
              </w:rPr>
            </w:pPr>
            <w:r w:rsidRPr="72C6EAFF">
              <w:rPr>
                <w:noProof/>
              </w:rPr>
              <w:t xml:space="preserve">[5] </w:t>
            </w:r>
          </w:p>
        </w:tc>
        <w:tc>
          <w:tcPr>
            <w:tcW w:w="4339" w:type="dxa"/>
          </w:tcPr>
          <w:p w14:paraId="3AFEE507" w14:textId="77777777" w:rsidR="72C6EAFF" w:rsidRDefault="72C6EAFF" w:rsidP="72C6EAFF">
            <w:pPr>
              <w:pStyle w:val="Bibliography"/>
              <w:rPr>
                <w:noProof/>
              </w:rPr>
            </w:pPr>
            <w:r w:rsidRPr="72C6EAFF">
              <w:rPr>
                <w:noProof/>
              </w:rPr>
              <w:t xml:space="preserve">K. Oo and K. Oo, "Analysis of the Most Common Aviation Weather Hazard and Its Key Mechanisms over the Yangon Flight Information Region," </w:t>
            </w:r>
            <w:r w:rsidRPr="72C6EAFF">
              <w:rPr>
                <w:i/>
                <w:iCs/>
                <w:noProof/>
              </w:rPr>
              <w:t xml:space="preserve">Advances in Meteorology, </w:t>
            </w:r>
            <w:r w:rsidRPr="72C6EAFF">
              <w:rPr>
                <w:noProof/>
              </w:rPr>
              <w:t xml:space="preserve">vol. 2022, pp. 1-15, 2022. </w:t>
            </w:r>
          </w:p>
        </w:tc>
      </w:tr>
      <w:tr w:rsidR="72C6EAFF" w14:paraId="332E6614" w14:textId="77777777" w:rsidTr="72C6EAFF">
        <w:trPr>
          <w:trHeight w:val="300"/>
        </w:trPr>
        <w:tc>
          <w:tcPr>
            <w:tcW w:w="530" w:type="dxa"/>
          </w:tcPr>
          <w:p w14:paraId="1E1075CD" w14:textId="77777777" w:rsidR="72C6EAFF" w:rsidRDefault="72C6EAFF" w:rsidP="72C6EAFF">
            <w:pPr>
              <w:pStyle w:val="Bibliography"/>
              <w:rPr>
                <w:noProof/>
              </w:rPr>
            </w:pPr>
            <w:r w:rsidRPr="72C6EAFF">
              <w:rPr>
                <w:noProof/>
              </w:rPr>
              <w:t xml:space="preserve">[6] </w:t>
            </w:r>
          </w:p>
        </w:tc>
        <w:tc>
          <w:tcPr>
            <w:tcW w:w="4339" w:type="dxa"/>
          </w:tcPr>
          <w:p w14:paraId="43898D96" w14:textId="77777777" w:rsidR="72C6EAFF" w:rsidRDefault="72C6EAFF" w:rsidP="72C6EAFF">
            <w:pPr>
              <w:pStyle w:val="Bibliography"/>
              <w:rPr>
                <w:noProof/>
              </w:rPr>
            </w:pPr>
            <w:r w:rsidRPr="72C6EAFF">
              <w:rPr>
                <w:noProof/>
              </w:rPr>
              <w:t xml:space="preserve">D. Sládek, "AI framework for automated terminal aerodrome forecasting," </w:t>
            </w:r>
            <w:r w:rsidRPr="72C6EAFF">
              <w:rPr>
                <w:i/>
                <w:iCs/>
                <w:noProof/>
              </w:rPr>
              <w:t xml:space="preserve">Aviation, </w:t>
            </w:r>
            <w:r w:rsidRPr="72C6EAFF">
              <w:rPr>
                <w:noProof/>
              </w:rPr>
              <w:t xml:space="preserve">vol. 29, no. 4, pp. 210-221, 26 November 2025. </w:t>
            </w:r>
          </w:p>
        </w:tc>
      </w:tr>
      <w:tr w:rsidR="72C6EAFF" w14:paraId="6ADCB231" w14:textId="77777777" w:rsidTr="72C6EAFF">
        <w:trPr>
          <w:trHeight w:val="300"/>
        </w:trPr>
        <w:tc>
          <w:tcPr>
            <w:tcW w:w="530" w:type="dxa"/>
          </w:tcPr>
          <w:p w14:paraId="4DD6A325" w14:textId="77777777" w:rsidR="72C6EAFF" w:rsidRDefault="72C6EAFF" w:rsidP="72C6EAFF">
            <w:pPr>
              <w:pStyle w:val="Bibliography"/>
              <w:rPr>
                <w:noProof/>
              </w:rPr>
            </w:pPr>
            <w:r w:rsidRPr="72C6EAFF">
              <w:rPr>
                <w:noProof/>
              </w:rPr>
              <w:t xml:space="preserve">[7] </w:t>
            </w:r>
          </w:p>
        </w:tc>
        <w:tc>
          <w:tcPr>
            <w:tcW w:w="4339" w:type="dxa"/>
          </w:tcPr>
          <w:p w14:paraId="5F4FF514" w14:textId="77777777" w:rsidR="72C6EAFF" w:rsidRDefault="72C6EAFF" w:rsidP="72C6EAFF">
            <w:pPr>
              <w:pStyle w:val="Bibliography"/>
              <w:rPr>
                <w:noProof/>
              </w:rPr>
            </w:pPr>
            <w:r w:rsidRPr="72C6EAFF">
              <w:rPr>
                <w:noProof/>
              </w:rPr>
              <w:t xml:space="preserve">X. Shi, Z. Chen, H. Wang, D.-Y. Yeung, W.-k. Wong and W.-c. Woo, "Convolutional LSTM Network: A Machine Learning Approach for Precipitation Nowcasting," in </w:t>
            </w:r>
            <w:r w:rsidRPr="72C6EAFF">
              <w:rPr>
                <w:i/>
                <w:iCs/>
                <w:noProof/>
              </w:rPr>
              <w:t>Advances in Neural Information Processing Systems 28 (NIPS 2015)</w:t>
            </w:r>
            <w:r w:rsidRPr="72C6EAFF">
              <w:rPr>
                <w:noProof/>
              </w:rPr>
              <w:t xml:space="preserve">, Montreal, Canada, 2015. </w:t>
            </w:r>
          </w:p>
        </w:tc>
      </w:tr>
      <w:tr w:rsidR="72C6EAFF" w14:paraId="7BE7DBCB" w14:textId="77777777" w:rsidTr="72C6EAFF">
        <w:trPr>
          <w:trHeight w:val="300"/>
        </w:trPr>
        <w:tc>
          <w:tcPr>
            <w:tcW w:w="530" w:type="dxa"/>
          </w:tcPr>
          <w:p w14:paraId="58952858" w14:textId="77777777" w:rsidR="72C6EAFF" w:rsidRDefault="72C6EAFF" w:rsidP="72C6EAFF">
            <w:pPr>
              <w:pStyle w:val="Bibliography"/>
              <w:rPr>
                <w:noProof/>
              </w:rPr>
            </w:pPr>
            <w:r w:rsidRPr="72C6EAFF">
              <w:rPr>
                <w:noProof/>
              </w:rPr>
              <w:t xml:space="preserve">[8] </w:t>
            </w:r>
          </w:p>
        </w:tc>
        <w:tc>
          <w:tcPr>
            <w:tcW w:w="4339" w:type="dxa"/>
          </w:tcPr>
          <w:p w14:paraId="3A7A9797" w14:textId="77777777" w:rsidR="72C6EAFF" w:rsidRDefault="72C6EAFF" w:rsidP="72C6EAFF">
            <w:pPr>
              <w:pStyle w:val="Bibliography"/>
              <w:rPr>
                <w:noProof/>
              </w:rPr>
            </w:pPr>
            <w:r w:rsidRPr="72C6EAFF">
              <w:rPr>
                <w:noProof/>
              </w:rPr>
              <w:t xml:space="preserve">S. K. Sharma, D. K. Pandiya, V. R. Joshi, P. Bansal and D. K. Sharma, "Artificial Intelligence for Real-Time Weather Forecasting Using Neural Networks," in </w:t>
            </w:r>
            <w:r w:rsidRPr="72C6EAFF">
              <w:rPr>
                <w:i/>
                <w:iCs/>
                <w:noProof/>
              </w:rPr>
              <w:t>Intelligent Systems Using Semiconductors for Robotics and IoT</w:t>
            </w:r>
            <w:r w:rsidRPr="72C6EAFF">
              <w:rPr>
                <w:noProof/>
              </w:rPr>
              <w:t>, CRC Press, 2025, p. 347–353.</w:t>
            </w:r>
          </w:p>
        </w:tc>
      </w:tr>
      <w:tr w:rsidR="72C6EAFF" w14:paraId="54F1B925" w14:textId="77777777" w:rsidTr="72C6EAFF">
        <w:trPr>
          <w:trHeight w:val="300"/>
        </w:trPr>
        <w:tc>
          <w:tcPr>
            <w:tcW w:w="530" w:type="dxa"/>
          </w:tcPr>
          <w:p w14:paraId="2FD7F487" w14:textId="77777777" w:rsidR="72C6EAFF" w:rsidRDefault="72C6EAFF" w:rsidP="72C6EAFF">
            <w:pPr>
              <w:pStyle w:val="Bibliography"/>
              <w:rPr>
                <w:noProof/>
              </w:rPr>
            </w:pPr>
            <w:r w:rsidRPr="72C6EAFF">
              <w:rPr>
                <w:noProof/>
              </w:rPr>
              <w:t xml:space="preserve">[9] </w:t>
            </w:r>
          </w:p>
        </w:tc>
        <w:tc>
          <w:tcPr>
            <w:tcW w:w="4339" w:type="dxa"/>
          </w:tcPr>
          <w:p w14:paraId="7D021B5E" w14:textId="77777777" w:rsidR="72C6EAFF" w:rsidRDefault="72C6EAFF" w:rsidP="72C6EAFF">
            <w:pPr>
              <w:pStyle w:val="Bibliography"/>
              <w:rPr>
                <w:noProof/>
              </w:rPr>
            </w:pPr>
            <w:r w:rsidRPr="72C6EAFF">
              <w:rPr>
                <w:noProof/>
              </w:rPr>
              <w:t xml:space="preserve">P. D. Dueben and P. Bauer, "Challenges and design choices for global weather and climate models based on machine learning," </w:t>
            </w:r>
            <w:r w:rsidRPr="72C6EAFF">
              <w:rPr>
                <w:i/>
                <w:iCs/>
                <w:noProof/>
              </w:rPr>
              <w:t xml:space="preserve">Geoscientific Model Development, </w:t>
            </w:r>
            <w:r w:rsidRPr="72C6EAFF">
              <w:rPr>
                <w:noProof/>
              </w:rPr>
              <w:t xml:space="preserve">vol. 11, no. 10, pp. 10.5194/gmd-11-3999-2018, 2018. </w:t>
            </w:r>
          </w:p>
        </w:tc>
      </w:tr>
      <w:tr w:rsidR="72C6EAFF" w14:paraId="6B8DF678" w14:textId="77777777" w:rsidTr="72C6EAFF">
        <w:trPr>
          <w:trHeight w:val="300"/>
        </w:trPr>
        <w:tc>
          <w:tcPr>
            <w:tcW w:w="530" w:type="dxa"/>
          </w:tcPr>
          <w:p w14:paraId="5183D684" w14:textId="77777777" w:rsidR="72C6EAFF" w:rsidRDefault="72C6EAFF" w:rsidP="72C6EAFF">
            <w:pPr>
              <w:pStyle w:val="Bibliography"/>
              <w:rPr>
                <w:noProof/>
              </w:rPr>
            </w:pPr>
            <w:r w:rsidRPr="72C6EAFF">
              <w:rPr>
                <w:noProof/>
              </w:rPr>
              <w:t xml:space="preserve">[10] </w:t>
            </w:r>
          </w:p>
        </w:tc>
        <w:tc>
          <w:tcPr>
            <w:tcW w:w="4339" w:type="dxa"/>
          </w:tcPr>
          <w:p w14:paraId="03484570" w14:textId="77777777" w:rsidR="72C6EAFF" w:rsidRDefault="72C6EAFF" w:rsidP="72C6EAFF">
            <w:pPr>
              <w:pStyle w:val="Bibliography"/>
              <w:rPr>
                <w:noProof/>
              </w:rPr>
            </w:pPr>
            <w:r w:rsidRPr="72C6EAFF">
              <w:rPr>
                <w:noProof/>
              </w:rPr>
              <w:t xml:space="preserve">S. Rasp and S. Lerch, "Neural Networks for Postprocessing Ensemble Weather Forecasts," </w:t>
            </w:r>
            <w:r w:rsidRPr="72C6EAFF">
              <w:rPr>
                <w:i/>
                <w:iCs/>
                <w:noProof/>
              </w:rPr>
              <w:t xml:space="preserve">Monthly Weather Review, </w:t>
            </w:r>
            <w:r w:rsidRPr="72C6EAFF">
              <w:rPr>
                <w:noProof/>
              </w:rPr>
              <w:t xml:space="preserve">vol. 146, no. 11, p. 3885–3900, 2018. </w:t>
            </w:r>
          </w:p>
        </w:tc>
      </w:tr>
      <w:tr w:rsidR="72C6EAFF" w14:paraId="72C5D92A" w14:textId="77777777" w:rsidTr="72C6EAFF">
        <w:trPr>
          <w:trHeight w:val="300"/>
        </w:trPr>
        <w:tc>
          <w:tcPr>
            <w:tcW w:w="530" w:type="dxa"/>
          </w:tcPr>
          <w:p w14:paraId="288C7C80" w14:textId="77777777" w:rsidR="72C6EAFF" w:rsidRDefault="72C6EAFF" w:rsidP="72C6EAFF">
            <w:pPr>
              <w:pStyle w:val="Bibliography"/>
              <w:rPr>
                <w:noProof/>
              </w:rPr>
            </w:pPr>
            <w:r w:rsidRPr="72C6EAFF">
              <w:rPr>
                <w:noProof/>
              </w:rPr>
              <w:t xml:space="preserve">[11] </w:t>
            </w:r>
          </w:p>
        </w:tc>
        <w:tc>
          <w:tcPr>
            <w:tcW w:w="4339" w:type="dxa"/>
          </w:tcPr>
          <w:p w14:paraId="38387443" w14:textId="77777777" w:rsidR="72C6EAFF" w:rsidRDefault="72C6EAFF" w:rsidP="72C6EAFF">
            <w:pPr>
              <w:pStyle w:val="Bibliography"/>
              <w:rPr>
                <w:noProof/>
              </w:rPr>
            </w:pPr>
            <w:r w:rsidRPr="72C6EAFF">
              <w:rPr>
                <w:noProof/>
              </w:rPr>
              <w:t xml:space="preserve">P. Hu, J. Zhang and N. Li, "Research on Flight Delay Prediction Based on Random Forest," in </w:t>
            </w:r>
            <w:r w:rsidRPr="72C6EAFF">
              <w:rPr>
                <w:i/>
                <w:iCs/>
                <w:noProof/>
              </w:rPr>
              <w:t>2021 IEEE 3rd International Conference on Civil Aviation Safety and Information Technology (ICCASIT)</w:t>
            </w:r>
            <w:r w:rsidRPr="72C6EAFF">
              <w:rPr>
                <w:noProof/>
              </w:rPr>
              <w:t xml:space="preserve">, Changsha, China, 2021. </w:t>
            </w:r>
          </w:p>
        </w:tc>
      </w:tr>
      <w:tr w:rsidR="72C6EAFF" w14:paraId="39CEFB97" w14:textId="77777777" w:rsidTr="72C6EAFF">
        <w:trPr>
          <w:trHeight w:val="300"/>
        </w:trPr>
        <w:tc>
          <w:tcPr>
            <w:tcW w:w="530" w:type="dxa"/>
          </w:tcPr>
          <w:p w14:paraId="4EEB0864" w14:textId="77777777" w:rsidR="72C6EAFF" w:rsidRDefault="72C6EAFF" w:rsidP="72C6EAFF">
            <w:pPr>
              <w:pStyle w:val="Bibliography"/>
              <w:rPr>
                <w:noProof/>
              </w:rPr>
            </w:pPr>
            <w:r w:rsidRPr="72C6EAFF">
              <w:rPr>
                <w:noProof/>
              </w:rPr>
              <w:t xml:space="preserve">[12] </w:t>
            </w:r>
          </w:p>
        </w:tc>
        <w:tc>
          <w:tcPr>
            <w:tcW w:w="4339" w:type="dxa"/>
          </w:tcPr>
          <w:p w14:paraId="01111F5F" w14:textId="77777777" w:rsidR="72C6EAFF" w:rsidRDefault="72C6EAFF" w:rsidP="72C6EAFF">
            <w:pPr>
              <w:pStyle w:val="Bibliography"/>
              <w:rPr>
                <w:noProof/>
              </w:rPr>
            </w:pPr>
            <w:r w:rsidRPr="72C6EAFF">
              <w:rPr>
                <w:noProof/>
              </w:rPr>
              <w:t xml:space="preserve">P. Boonyuen, F. Wu, P. Phunthirawuth** and Y. Zhao, "Impact of GPS RO and Radiance Data Assimilation on Numerical Weather Prediction," in </w:t>
            </w:r>
            <w:r w:rsidRPr="72C6EAFF">
              <w:rPr>
                <w:i/>
                <w:iCs/>
                <w:noProof/>
              </w:rPr>
              <w:t>2016 IEEE International Geoscience and Remote Sensing Symposium (IGARSS)</w:t>
            </w:r>
            <w:r w:rsidRPr="72C6EAFF">
              <w:rPr>
                <w:noProof/>
              </w:rPr>
              <w:t xml:space="preserve">, Beijing, China, 2016. </w:t>
            </w:r>
          </w:p>
        </w:tc>
      </w:tr>
      <w:tr w:rsidR="72C6EAFF" w14:paraId="3503667B" w14:textId="77777777" w:rsidTr="72C6EAFF">
        <w:trPr>
          <w:trHeight w:val="300"/>
        </w:trPr>
        <w:tc>
          <w:tcPr>
            <w:tcW w:w="530" w:type="dxa"/>
          </w:tcPr>
          <w:p w14:paraId="3AF2BF16" w14:textId="77777777" w:rsidR="72C6EAFF" w:rsidRDefault="72C6EAFF" w:rsidP="72C6EAFF">
            <w:pPr>
              <w:pStyle w:val="Bibliography"/>
              <w:rPr>
                <w:noProof/>
              </w:rPr>
            </w:pPr>
            <w:r w:rsidRPr="72C6EAFF">
              <w:rPr>
                <w:noProof/>
              </w:rPr>
              <w:t xml:space="preserve">[13] </w:t>
            </w:r>
          </w:p>
        </w:tc>
        <w:tc>
          <w:tcPr>
            <w:tcW w:w="4339" w:type="dxa"/>
          </w:tcPr>
          <w:p w14:paraId="434CFB58" w14:textId="77777777" w:rsidR="72C6EAFF" w:rsidRDefault="72C6EAFF" w:rsidP="72C6EAFF">
            <w:pPr>
              <w:pStyle w:val="Bibliography"/>
              <w:rPr>
                <w:noProof/>
              </w:rPr>
            </w:pPr>
            <w:r w:rsidRPr="72C6EAFF">
              <w:rPr>
                <w:noProof/>
              </w:rPr>
              <w:t xml:space="preserve">S. Asifa, B. M. Samarsitha, R. Neha, R. N. Jalagam and G. Saranya, "Lightning Risk Prediction for Aviation Safety," in </w:t>
            </w:r>
            <w:r w:rsidRPr="72C6EAFF">
              <w:rPr>
                <w:i/>
                <w:iCs/>
                <w:noProof/>
              </w:rPr>
              <w:t>2025 1st International Conference on Radio Frequency Communication and Networks (RFCoN)</w:t>
            </w:r>
            <w:r w:rsidRPr="72C6EAFF">
              <w:rPr>
                <w:noProof/>
              </w:rPr>
              <w:t xml:space="preserve">, 2025. </w:t>
            </w:r>
          </w:p>
        </w:tc>
      </w:tr>
    </w:tbl>
    <w:p w14:paraId="32A4B2FD" w14:textId="54FAD218" w:rsidR="009303D9" w:rsidRDefault="009303D9" w:rsidP="72C6EAFF">
      <w:pPr>
        <w:jc w:val="both"/>
      </w:pPr>
    </w:p>
    <w:p w14:paraId="4A2F5313" w14:textId="7344FD46" w:rsidR="009303D9" w:rsidRDefault="009303D9" w:rsidP="72C6EAFF">
      <w:pPr>
        <w:jc w:val="both"/>
      </w:pPr>
    </w:p>
    <w:tbl>
      <w:tblPr>
        <w:tblW w:w="0" w:type="auto"/>
        <w:tblLook w:val="04A0" w:firstRow="1" w:lastRow="0" w:firstColumn="1" w:lastColumn="0" w:noHBand="0" w:noVBand="1"/>
      </w:tblPr>
      <w:tblGrid>
        <w:gridCol w:w="585"/>
        <w:gridCol w:w="4284"/>
      </w:tblGrid>
      <w:tr w:rsidR="72C6EAFF" w14:paraId="4022ED88" w14:textId="77777777" w:rsidTr="72C6EAFF">
        <w:trPr>
          <w:trHeight w:val="300"/>
        </w:trPr>
        <w:tc>
          <w:tcPr>
            <w:tcW w:w="585" w:type="dxa"/>
          </w:tcPr>
          <w:p w14:paraId="1B7D5305" w14:textId="4AF556B4" w:rsidR="72C6EAFF" w:rsidRDefault="72C6EAFF" w:rsidP="72C6EAFF">
            <w:pPr>
              <w:pStyle w:val="Bibliography"/>
              <w:rPr>
                <w:noProof/>
                <w:sz w:val="24"/>
                <w:szCs w:val="24"/>
              </w:rPr>
            </w:pPr>
            <w:r w:rsidRPr="72C6EAFF">
              <w:rPr>
                <w:noProof/>
              </w:rPr>
              <w:t xml:space="preserve">[14] </w:t>
            </w:r>
          </w:p>
        </w:tc>
        <w:tc>
          <w:tcPr>
            <w:tcW w:w="4284" w:type="dxa"/>
          </w:tcPr>
          <w:p w14:paraId="1F9A846C" w14:textId="05D6F62F" w:rsidR="009871B6" w:rsidRDefault="72C6EAFF" w:rsidP="009871B6">
            <w:pPr>
              <w:pStyle w:val="Bibliography"/>
              <w:rPr>
                <w:noProof/>
              </w:rPr>
            </w:pPr>
            <w:r w:rsidRPr="72C6EAFF">
              <w:rPr>
                <w:noProof/>
              </w:rPr>
              <w:t>Federal Aviation Administration, "Pilot’s Handbook of Aeronautical Knowledge," U.S. Department of Transportation, Federal Aviation Administration, 2023.</w:t>
            </w:r>
          </w:p>
          <w:p w14:paraId="335739DA" w14:textId="77777777" w:rsidR="009871B6" w:rsidRPr="009871B6" w:rsidRDefault="009871B6" w:rsidP="009871B6"/>
          <w:p w14:paraId="7488C3F1" w14:textId="7294F9CD" w:rsidR="72C6EAFF" w:rsidRDefault="72C6EAFF" w:rsidP="00C57018">
            <w:pPr>
              <w:pStyle w:val="Bibliography"/>
              <w:jc w:val="both"/>
              <w:rPr>
                <w:noProof/>
              </w:rPr>
            </w:pPr>
          </w:p>
        </w:tc>
      </w:tr>
      <w:tr w:rsidR="00C57018" w14:paraId="3A62FE10" w14:textId="77777777" w:rsidTr="00C57018">
        <w:trPr>
          <w:trHeight w:val="300"/>
        </w:trPr>
        <w:tc>
          <w:tcPr>
            <w:tcW w:w="585" w:type="dxa"/>
          </w:tcPr>
          <w:p w14:paraId="0E1F0C4F" w14:textId="77777777" w:rsidR="00C57018" w:rsidRDefault="00C57018">
            <w:pPr>
              <w:pStyle w:val="Bibliography"/>
              <w:rPr>
                <w:noProof/>
              </w:rPr>
            </w:pPr>
          </w:p>
        </w:tc>
        <w:tc>
          <w:tcPr>
            <w:tcW w:w="4284" w:type="dxa"/>
          </w:tcPr>
          <w:p w14:paraId="5827E01B" w14:textId="231D23F6" w:rsidR="00C57018" w:rsidRDefault="00C57018">
            <w:pPr>
              <w:pStyle w:val="Bibliography"/>
              <w:rPr>
                <w:noProof/>
              </w:rPr>
            </w:pPr>
            <w:r w:rsidRPr="72C6EAFF">
              <w:rPr>
                <w:noProof/>
              </w:rPr>
              <w:t>[15] International Civil Aviation Organization, "Meteorological Service for International Air Navigation," International Civil Aviation Organization (ICAO), 2018.</w:t>
            </w:r>
          </w:p>
          <w:p w14:paraId="0CCD4880" w14:textId="77777777" w:rsidR="00C57018" w:rsidRDefault="00C57018" w:rsidP="00C57018">
            <w:pPr>
              <w:pStyle w:val="Bibliography"/>
              <w:rPr>
                <w:noProof/>
              </w:rPr>
            </w:pPr>
          </w:p>
        </w:tc>
      </w:tr>
      <w:tr w:rsidR="00C57018" w14:paraId="3E8FED3F" w14:textId="77777777" w:rsidTr="00C57018">
        <w:trPr>
          <w:trHeight w:val="300"/>
        </w:trPr>
        <w:tc>
          <w:tcPr>
            <w:tcW w:w="585" w:type="dxa"/>
          </w:tcPr>
          <w:p w14:paraId="02B9820F" w14:textId="77777777" w:rsidR="00C57018" w:rsidRDefault="00C57018">
            <w:pPr>
              <w:pStyle w:val="Bibliography"/>
              <w:rPr>
                <w:noProof/>
              </w:rPr>
            </w:pPr>
          </w:p>
        </w:tc>
        <w:tc>
          <w:tcPr>
            <w:tcW w:w="4284" w:type="dxa"/>
          </w:tcPr>
          <w:p w14:paraId="21BF2F8D" w14:textId="77777777" w:rsidR="00C57018" w:rsidRDefault="00C57018">
            <w:pPr>
              <w:pStyle w:val="Bibliography"/>
              <w:rPr>
                <w:noProof/>
              </w:rPr>
            </w:pPr>
          </w:p>
        </w:tc>
      </w:tr>
      <w:tr w:rsidR="00C57018" w14:paraId="0B09C58A" w14:textId="77777777" w:rsidTr="00C57018">
        <w:trPr>
          <w:trHeight w:val="300"/>
        </w:trPr>
        <w:tc>
          <w:tcPr>
            <w:tcW w:w="585" w:type="dxa"/>
          </w:tcPr>
          <w:p w14:paraId="328D5D22" w14:textId="77777777" w:rsidR="00C57018" w:rsidRDefault="00C57018">
            <w:pPr>
              <w:pStyle w:val="Bibliography"/>
              <w:rPr>
                <w:noProof/>
              </w:rPr>
            </w:pPr>
          </w:p>
        </w:tc>
        <w:tc>
          <w:tcPr>
            <w:tcW w:w="4284" w:type="dxa"/>
          </w:tcPr>
          <w:p w14:paraId="743AB39F" w14:textId="77777777" w:rsidR="00C57018" w:rsidRDefault="00C57018">
            <w:pPr>
              <w:pStyle w:val="Bibliography"/>
              <w:rPr>
                <w:noProof/>
              </w:rPr>
            </w:pPr>
          </w:p>
        </w:tc>
      </w:tr>
      <w:tr w:rsidR="00C57018" w14:paraId="0D094A54" w14:textId="77777777" w:rsidTr="00C57018">
        <w:trPr>
          <w:trHeight w:val="300"/>
        </w:trPr>
        <w:tc>
          <w:tcPr>
            <w:tcW w:w="585" w:type="dxa"/>
          </w:tcPr>
          <w:p w14:paraId="10EBEC78" w14:textId="77777777" w:rsidR="00C57018" w:rsidRDefault="00C57018">
            <w:pPr>
              <w:pStyle w:val="Bibliography"/>
              <w:rPr>
                <w:noProof/>
              </w:rPr>
            </w:pPr>
          </w:p>
        </w:tc>
        <w:tc>
          <w:tcPr>
            <w:tcW w:w="4284" w:type="dxa"/>
          </w:tcPr>
          <w:p w14:paraId="45DB66F3" w14:textId="77777777" w:rsidR="00C57018" w:rsidRDefault="00C57018">
            <w:pPr>
              <w:pStyle w:val="Bibliography"/>
              <w:rPr>
                <w:noProof/>
              </w:rPr>
            </w:pPr>
          </w:p>
        </w:tc>
      </w:tr>
      <w:tr w:rsidR="00C57018" w14:paraId="1F3CB11A" w14:textId="77777777" w:rsidTr="00C57018">
        <w:trPr>
          <w:trHeight w:val="300"/>
        </w:trPr>
        <w:tc>
          <w:tcPr>
            <w:tcW w:w="585" w:type="dxa"/>
          </w:tcPr>
          <w:p w14:paraId="38752805" w14:textId="77777777" w:rsidR="00C57018" w:rsidRDefault="00C57018">
            <w:pPr>
              <w:pStyle w:val="Bibliography"/>
              <w:rPr>
                <w:noProof/>
              </w:rPr>
            </w:pPr>
          </w:p>
        </w:tc>
        <w:tc>
          <w:tcPr>
            <w:tcW w:w="4284" w:type="dxa"/>
          </w:tcPr>
          <w:p w14:paraId="018D27CE" w14:textId="77777777" w:rsidR="00C57018" w:rsidRDefault="00C57018">
            <w:pPr>
              <w:pStyle w:val="Bibliography"/>
              <w:rPr>
                <w:noProof/>
              </w:rPr>
            </w:pPr>
          </w:p>
        </w:tc>
      </w:tr>
      <w:tr w:rsidR="00C57018" w14:paraId="1755994D" w14:textId="77777777" w:rsidTr="00C57018">
        <w:trPr>
          <w:trHeight w:val="300"/>
        </w:trPr>
        <w:tc>
          <w:tcPr>
            <w:tcW w:w="585" w:type="dxa"/>
          </w:tcPr>
          <w:p w14:paraId="7662ECD0" w14:textId="77777777" w:rsidR="00C57018" w:rsidRDefault="00C57018">
            <w:pPr>
              <w:pStyle w:val="Bibliography"/>
              <w:rPr>
                <w:noProof/>
              </w:rPr>
            </w:pPr>
          </w:p>
        </w:tc>
        <w:tc>
          <w:tcPr>
            <w:tcW w:w="4284" w:type="dxa"/>
          </w:tcPr>
          <w:p w14:paraId="4C23E002" w14:textId="77777777" w:rsidR="00C57018" w:rsidRDefault="00C57018">
            <w:pPr>
              <w:pStyle w:val="Bibliography"/>
              <w:rPr>
                <w:noProof/>
              </w:rPr>
            </w:pPr>
          </w:p>
        </w:tc>
      </w:tr>
      <w:tr w:rsidR="00C57018" w14:paraId="0A037721" w14:textId="77777777" w:rsidTr="00C57018">
        <w:trPr>
          <w:trHeight w:val="300"/>
        </w:trPr>
        <w:tc>
          <w:tcPr>
            <w:tcW w:w="585" w:type="dxa"/>
          </w:tcPr>
          <w:p w14:paraId="49E6DA04" w14:textId="77777777" w:rsidR="00C57018" w:rsidRDefault="00C57018">
            <w:pPr>
              <w:pStyle w:val="Bibliography"/>
              <w:rPr>
                <w:noProof/>
              </w:rPr>
            </w:pPr>
          </w:p>
        </w:tc>
        <w:tc>
          <w:tcPr>
            <w:tcW w:w="4284" w:type="dxa"/>
          </w:tcPr>
          <w:p w14:paraId="3846AA63" w14:textId="77777777" w:rsidR="00C57018" w:rsidRDefault="00C57018">
            <w:pPr>
              <w:pStyle w:val="Bibliography"/>
              <w:rPr>
                <w:noProof/>
              </w:rPr>
            </w:pPr>
          </w:p>
        </w:tc>
      </w:tr>
      <w:tr w:rsidR="00C57018" w14:paraId="181BA306" w14:textId="77777777" w:rsidTr="00C57018">
        <w:trPr>
          <w:trHeight w:val="300"/>
        </w:trPr>
        <w:tc>
          <w:tcPr>
            <w:tcW w:w="585" w:type="dxa"/>
          </w:tcPr>
          <w:p w14:paraId="41FDD453" w14:textId="77777777" w:rsidR="00C57018" w:rsidRDefault="00C57018">
            <w:pPr>
              <w:pStyle w:val="Bibliography"/>
              <w:rPr>
                <w:noProof/>
              </w:rPr>
            </w:pPr>
          </w:p>
        </w:tc>
        <w:tc>
          <w:tcPr>
            <w:tcW w:w="4284" w:type="dxa"/>
          </w:tcPr>
          <w:p w14:paraId="41C75BDA" w14:textId="77777777" w:rsidR="00C57018" w:rsidRDefault="00C57018">
            <w:pPr>
              <w:pStyle w:val="Bibliography"/>
              <w:rPr>
                <w:noProof/>
              </w:rPr>
            </w:pPr>
          </w:p>
        </w:tc>
      </w:tr>
      <w:tr w:rsidR="00C57018" w14:paraId="5D67D067" w14:textId="77777777" w:rsidTr="00C57018">
        <w:trPr>
          <w:trHeight w:val="300"/>
        </w:trPr>
        <w:tc>
          <w:tcPr>
            <w:tcW w:w="585" w:type="dxa"/>
          </w:tcPr>
          <w:p w14:paraId="7749D513" w14:textId="77777777" w:rsidR="00C57018" w:rsidRDefault="00C57018">
            <w:pPr>
              <w:pStyle w:val="Bibliography"/>
              <w:rPr>
                <w:noProof/>
              </w:rPr>
            </w:pPr>
          </w:p>
        </w:tc>
        <w:tc>
          <w:tcPr>
            <w:tcW w:w="4284" w:type="dxa"/>
          </w:tcPr>
          <w:p w14:paraId="66802712" w14:textId="77777777" w:rsidR="00C57018" w:rsidRDefault="00C57018">
            <w:pPr>
              <w:pStyle w:val="Bibliography"/>
              <w:rPr>
                <w:noProof/>
              </w:rPr>
            </w:pPr>
          </w:p>
        </w:tc>
      </w:tr>
      <w:tr w:rsidR="00C57018" w14:paraId="2EFB3C4C" w14:textId="77777777" w:rsidTr="00C57018">
        <w:trPr>
          <w:trHeight w:val="300"/>
        </w:trPr>
        <w:tc>
          <w:tcPr>
            <w:tcW w:w="585" w:type="dxa"/>
          </w:tcPr>
          <w:p w14:paraId="72B2EAB6" w14:textId="77777777" w:rsidR="00C57018" w:rsidRDefault="00C57018">
            <w:pPr>
              <w:pStyle w:val="Bibliography"/>
              <w:rPr>
                <w:noProof/>
              </w:rPr>
            </w:pPr>
          </w:p>
        </w:tc>
        <w:tc>
          <w:tcPr>
            <w:tcW w:w="4284" w:type="dxa"/>
          </w:tcPr>
          <w:p w14:paraId="54E34C84" w14:textId="77777777" w:rsidR="00C57018" w:rsidRDefault="00C57018">
            <w:pPr>
              <w:pStyle w:val="Bibliography"/>
              <w:rPr>
                <w:noProof/>
              </w:rPr>
            </w:pPr>
          </w:p>
        </w:tc>
      </w:tr>
    </w:tbl>
    <w:p w14:paraId="2BA83F3F" w14:textId="42219CD3" w:rsidR="009303D9" w:rsidRDefault="009303D9" w:rsidP="72C6EAFF">
      <w:pPr>
        <w:pStyle w:val="BodyText"/>
        <w:ind w:firstLine="0"/>
        <w:rPr>
          <w:lang w:val="en-US"/>
        </w:rPr>
      </w:pPr>
    </w:p>
    <w:p w14:paraId="15A2F83B" w14:textId="6E7B72E2" w:rsidR="009303D9" w:rsidRDefault="009303D9" w:rsidP="72C6EAFF">
      <w:pPr>
        <w:pStyle w:val="Heading5"/>
        <w:spacing w:before="0" w:after="120" w:line="228" w:lineRule="auto"/>
        <w:jc w:val="both"/>
      </w:pPr>
    </w:p>
    <w:sdt>
      <w:sdtPr>
        <w:rPr>
          <w:smallCaps w:val="0"/>
          <w:noProof w:val="0"/>
        </w:rPr>
        <w:id w:val="1005167287"/>
        <w:docPartObj>
          <w:docPartGallery w:val="Bibliographies"/>
          <w:docPartUnique/>
        </w:docPartObj>
      </w:sdtPr>
      <w:sdtContent>
        <w:sdt>
          <w:sdtPr>
            <w:rPr>
              <w:smallCaps w:val="0"/>
              <w:noProof w:val="0"/>
            </w:rPr>
            <w:id w:val="-443919494"/>
            <w:docPartObj>
              <w:docPartGallery w:val="Bibliographies"/>
              <w:docPartUnique/>
            </w:docPartObj>
          </w:sdtPr>
          <w:sdtContent>
            <w:p w14:paraId="59105D37" w14:textId="60E00F27" w:rsidR="00E616C8" w:rsidRDefault="00E616C8" w:rsidP="008D3EAA">
              <w:pPr>
                <w:pStyle w:val="Heading1"/>
                <w:numPr>
                  <w:ilvl w:val="0"/>
                  <w:numId w:val="0"/>
                </w:numPr>
                <w:jc w:val="both"/>
              </w:pPr>
            </w:p>
            <w:sdt>
              <w:sdtPr>
                <w:id w:val="-1537887206"/>
                <w:bibliography/>
              </w:sdtPr>
              <w:sdtContent>
                <w:p w14:paraId="2D38F463" w14:textId="77777777" w:rsidR="00E616C8" w:rsidRDefault="004A662F">
                  <w:pPr>
                    <w:rPr>
                      <w:noProof/>
                    </w:rPr>
                  </w:pPr>
                  <w:r w:rsidRPr="72C6EAFF">
                    <w:fldChar w:fldCharType="begin"/>
                  </w:r>
                  <w:r w:rsidR="00E616C8">
                    <w:instrText xml:space="preserve"> BIBLIOGRAPHY </w:instrText>
                  </w:r>
                  <w:r w:rsidRPr="72C6EAFF">
                    <w:fldChar w:fldCharType="separate"/>
                  </w:r>
                </w:p>
                <w:tbl>
                  <w:tblPr>
                    <w:tblW w:w="4855" w:type="dxa"/>
                    <w:tblCellSpacing w:w="15" w:type="dxa"/>
                    <w:tblCellMar>
                      <w:top w:w="15" w:type="dxa"/>
                      <w:left w:w="15" w:type="dxa"/>
                      <w:bottom w:w="15" w:type="dxa"/>
                      <w:right w:w="15" w:type="dxa"/>
                    </w:tblCellMar>
                    <w:tblLook w:val="04A0" w:firstRow="1" w:lastRow="0" w:firstColumn="1" w:lastColumn="0" w:noHBand="0" w:noVBand="1"/>
                  </w:tblPr>
                  <w:tblGrid>
                    <w:gridCol w:w="762"/>
                    <w:gridCol w:w="4093"/>
                  </w:tblGrid>
                  <w:tr w:rsidR="00E616C8" w:rsidRPr="008D3EAA" w14:paraId="4FA5C27F" w14:textId="77777777" w:rsidTr="72C6EAFF">
                    <w:trPr>
                      <w:divId w:val="831601890"/>
                      <w:tblCellSpacing w:w="15" w:type="dxa"/>
                    </w:trPr>
                    <w:tc>
                      <w:tcPr>
                        <w:tcW w:w="730" w:type="dxa"/>
                        <w:hideMark/>
                      </w:tcPr>
                      <w:p w14:paraId="4112C823" w14:textId="2E7420A9" w:rsidR="00E616C8" w:rsidRPr="008D3EAA" w:rsidRDefault="00E616C8" w:rsidP="00C57018">
                        <w:pPr>
                          <w:pStyle w:val="Bibliography"/>
                          <w:jc w:val="both"/>
                          <w:rPr>
                            <w:noProof/>
                            <w:sz w:val="24"/>
                            <w:szCs w:val="24"/>
                          </w:rPr>
                        </w:pPr>
                        <w:r w:rsidRPr="008D3EAA">
                          <w:rPr>
                            <w:noProof/>
                          </w:rPr>
                          <w:t xml:space="preserve"> </w:t>
                        </w:r>
                      </w:p>
                    </w:tc>
                    <w:tc>
                      <w:tcPr>
                        <w:tcW w:w="4125" w:type="dxa"/>
                        <w:hideMark/>
                      </w:tcPr>
                      <w:p w14:paraId="3947EED9" w14:textId="7391E13C" w:rsidR="0069588C" w:rsidRPr="008D3EAA" w:rsidRDefault="0069588C" w:rsidP="00C57018">
                        <w:pPr>
                          <w:pStyle w:val="Bibliography"/>
                          <w:jc w:val="both"/>
                          <w:rPr>
                            <w:noProof/>
                          </w:rPr>
                        </w:pPr>
                      </w:p>
                      <w:p w14:paraId="0894CDBF" w14:textId="37F99F7A" w:rsidR="00EA3FA1" w:rsidRPr="008D3EAA" w:rsidRDefault="00EA3FA1" w:rsidP="00EA3FA1"/>
                    </w:tc>
                  </w:tr>
                  <w:tr w:rsidR="00E616C8" w:rsidRPr="008D3EAA" w14:paraId="3292B592" w14:textId="77777777" w:rsidTr="72C6EAFF">
                    <w:trPr>
                      <w:divId w:val="831601890"/>
                      <w:trHeight w:val="300"/>
                      <w:tblCellSpacing w:w="15" w:type="dxa"/>
                    </w:trPr>
                    <w:tc>
                      <w:tcPr>
                        <w:tcW w:w="730" w:type="dxa"/>
                        <w:hideMark/>
                      </w:tcPr>
                      <w:p w14:paraId="25235F20" w14:textId="4CD958F0" w:rsidR="00E616C8" w:rsidRPr="008D3EAA" w:rsidRDefault="00E616C8">
                        <w:pPr>
                          <w:pStyle w:val="Bibliography"/>
                          <w:rPr>
                            <w:noProof/>
                          </w:rPr>
                        </w:pPr>
                      </w:p>
                    </w:tc>
                    <w:tc>
                      <w:tcPr>
                        <w:tcW w:w="4125" w:type="dxa"/>
                        <w:hideMark/>
                      </w:tcPr>
                      <w:p w14:paraId="5905120F" w14:textId="360BBB7D" w:rsidR="00E616C8" w:rsidRPr="008D3EAA" w:rsidRDefault="00E616C8" w:rsidP="00AF6D9A">
                        <w:pPr>
                          <w:pStyle w:val="Bibliography"/>
                          <w:jc w:val="both"/>
                          <w:rPr>
                            <w:noProof/>
                          </w:rPr>
                        </w:pPr>
                      </w:p>
                    </w:tc>
                  </w:tr>
                  <w:tr w:rsidR="00E616C8" w:rsidRPr="008D3EAA" w14:paraId="1556AD86" w14:textId="77777777" w:rsidTr="72C6EAFF">
                    <w:trPr>
                      <w:divId w:val="831601890"/>
                      <w:tblCellSpacing w:w="15" w:type="dxa"/>
                    </w:trPr>
                    <w:tc>
                      <w:tcPr>
                        <w:tcW w:w="730" w:type="dxa"/>
                        <w:hideMark/>
                      </w:tcPr>
                      <w:p w14:paraId="414C8000" w14:textId="7517876B" w:rsidR="00E616C8" w:rsidRPr="008D3EAA" w:rsidRDefault="00E616C8">
                        <w:pPr>
                          <w:pStyle w:val="Bibliography"/>
                          <w:rPr>
                            <w:noProof/>
                          </w:rPr>
                        </w:pPr>
                      </w:p>
                    </w:tc>
                    <w:tc>
                      <w:tcPr>
                        <w:tcW w:w="4125" w:type="dxa"/>
                        <w:hideMark/>
                      </w:tcPr>
                      <w:p w14:paraId="2ED7514C" w14:textId="1559DD86" w:rsidR="00E616C8" w:rsidRPr="008D3EAA" w:rsidRDefault="00E616C8" w:rsidP="00AF6D9A">
                        <w:pPr>
                          <w:pStyle w:val="Bibliography"/>
                          <w:jc w:val="both"/>
                          <w:rPr>
                            <w:noProof/>
                          </w:rPr>
                        </w:pPr>
                      </w:p>
                    </w:tc>
                  </w:tr>
                  <w:tr w:rsidR="00E616C8" w:rsidRPr="008D3EAA" w14:paraId="5E0A4028" w14:textId="77777777" w:rsidTr="72C6EAFF">
                    <w:trPr>
                      <w:divId w:val="831601890"/>
                      <w:trHeight w:val="300"/>
                      <w:tblCellSpacing w:w="15" w:type="dxa"/>
                    </w:trPr>
                    <w:tc>
                      <w:tcPr>
                        <w:tcW w:w="730" w:type="dxa"/>
                        <w:hideMark/>
                      </w:tcPr>
                      <w:p w14:paraId="394BAA26" w14:textId="23586DFA" w:rsidR="00E616C8" w:rsidRPr="008D3EAA" w:rsidRDefault="00E616C8" w:rsidP="00AF6D9A">
                        <w:pPr>
                          <w:pStyle w:val="Bibliography"/>
                          <w:jc w:val="both"/>
                          <w:rPr>
                            <w:noProof/>
                          </w:rPr>
                        </w:pPr>
                      </w:p>
                    </w:tc>
                    <w:tc>
                      <w:tcPr>
                        <w:tcW w:w="4125" w:type="dxa"/>
                        <w:hideMark/>
                      </w:tcPr>
                      <w:p w14:paraId="26CB3DB0" w14:textId="1DDA464F" w:rsidR="00E616C8" w:rsidRPr="008D3EAA" w:rsidRDefault="00E616C8" w:rsidP="00AF6D9A">
                        <w:pPr>
                          <w:pStyle w:val="Bibliography"/>
                          <w:jc w:val="both"/>
                          <w:rPr>
                            <w:noProof/>
                          </w:rPr>
                        </w:pPr>
                      </w:p>
                    </w:tc>
                  </w:tr>
                </w:tbl>
                <w:p w14:paraId="68801DA1" w14:textId="552C2761" w:rsidR="004A662F" w:rsidRPr="00FC20B9" w:rsidRDefault="004A662F" w:rsidP="72C6EAFF">
                  <w:r w:rsidRPr="72C6EAFF">
                    <w:rPr>
                      <w:b/>
                      <w:bCs/>
                      <w:noProof/>
                    </w:rPr>
                    <w:fldChar w:fldCharType="end"/>
                  </w:r>
                </w:p>
              </w:sdtContent>
            </w:sdt>
          </w:sdtContent>
        </w:sdt>
        <w:sdt>
          <w:sdtPr>
            <w:id w:val="-573587230"/>
            <w:showingPlcHdr/>
            <w:bibliography/>
          </w:sdtPr>
          <w:sdtContent>
            <w:p w14:paraId="471F7502" w14:textId="45138A4D" w:rsidR="00480B92" w:rsidRDefault="00FC20B9">
              <w:r>
                <w:t xml:space="preserve">     </w:t>
              </w:r>
            </w:p>
          </w:sdtContent>
        </w:sdt>
      </w:sdtContent>
    </w:sdt>
    <w:p w14:paraId="41729BD0" w14:textId="77777777" w:rsidR="00480B92" w:rsidRPr="00480B92" w:rsidRDefault="00480B92" w:rsidP="00480B92">
      <w:pPr>
        <w:jc w:val="both"/>
      </w:pPr>
    </w:p>
    <w:p w14:paraId="662726E8" w14:textId="7808F5A8" w:rsidR="00836367" w:rsidRPr="00F96569" w:rsidRDefault="00836367" w:rsidP="72C6EAFF">
      <w:pPr>
        <w:pStyle w:val="references"/>
        <w:spacing w:line="240" w:lineRule="auto"/>
        <w:rPr>
          <w:noProof w:val="0"/>
          <w:spacing w:val="-1"/>
          <w:lang w:val="x-none" w:eastAsia="x-none"/>
        </w:rPr>
        <w:sectPr w:rsidR="00836367" w:rsidRPr="00F96569" w:rsidSect="008566F0">
          <w:type w:val="continuous"/>
          <w:pgSz w:w="11906" w:h="16838" w:code="9"/>
          <w:pgMar w:top="1080" w:right="907" w:bottom="1440" w:left="900" w:header="720" w:footer="720" w:gutter="0"/>
          <w:cols w:num="2" w:space="360"/>
          <w:docGrid w:linePitch="360"/>
        </w:sectPr>
      </w:pPr>
    </w:p>
    <w:p w14:paraId="070C8EAA" w14:textId="77777777"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5FD80" w14:textId="77777777" w:rsidR="002C3A26" w:rsidRDefault="002C3A26" w:rsidP="001A3B3D">
      <w:r>
        <w:separator/>
      </w:r>
    </w:p>
  </w:endnote>
  <w:endnote w:type="continuationSeparator" w:id="0">
    <w:p w14:paraId="1FC13AA5" w14:textId="77777777" w:rsidR="002C3A26" w:rsidRDefault="002C3A2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5A22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A8C19" w14:textId="77777777" w:rsidR="002C3A26" w:rsidRDefault="002C3A26" w:rsidP="001A3B3D">
      <w:r>
        <w:separator/>
      </w:r>
    </w:p>
  </w:footnote>
  <w:footnote w:type="continuationSeparator" w:id="0">
    <w:p w14:paraId="066FEAA2" w14:textId="77777777" w:rsidR="002C3A26" w:rsidRDefault="002C3A2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2AED046"/>
    <w:multiLevelType w:val="multilevel"/>
    <w:tmpl w:val="FFFFFFFF"/>
    <w:lvl w:ilvl="0">
      <w:numFmt w:val="none"/>
      <w:lvlText w:val=""/>
      <w:lvlJc w:val="left"/>
      <w:pPr>
        <w:tabs>
          <w:tab w:val="num" w:pos="360"/>
        </w:tabs>
      </w:pPr>
    </w:lvl>
    <w:lvl w:ilvl="1">
      <w:start w:val="1"/>
      <w:numFmt w:val="lowerLetter"/>
      <w:lvlText w:val="%2."/>
      <w:lvlJc w:val="left"/>
      <w:pPr>
        <w:ind w:left="1368" w:hanging="360"/>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BB0EB93A">
      <w:start w:val="1"/>
      <w:numFmt w:val="bullet"/>
      <w:pStyle w:val="bulletlist"/>
      <w:lvlText w:val=""/>
      <w:lvlJc w:val="left"/>
      <w:pPr>
        <w:tabs>
          <w:tab w:val="num" w:pos="648"/>
        </w:tabs>
        <w:ind w:left="2448" w:hanging="360"/>
      </w:pPr>
      <w:rPr>
        <w:rFonts w:ascii="Symbol" w:hAnsi="Symbol" w:hint="default"/>
      </w:rPr>
    </w:lvl>
    <w:lvl w:ilvl="1" w:tplc="9CC0E2EE">
      <w:start w:val="1"/>
      <w:numFmt w:val="bullet"/>
      <w:lvlText w:val="o"/>
      <w:lvlJc w:val="left"/>
      <w:pPr>
        <w:tabs>
          <w:tab w:val="num" w:pos="1440"/>
        </w:tabs>
        <w:ind w:left="3240" w:hanging="360"/>
      </w:pPr>
      <w:rPr>
        <w:rFonts w:ascii="Courier New" w:hAnsi="Courier New" w:hint="default"/>
      </w:rPr>
    </w:lvl>
    <w:lvl w:ilvl="2" w:tplc="58C28E9E">
      <w:start w:val="1"/>
      <w:numFmt w:val="bullet"/>
      <w:lvlText w:val=""/>
      <w:lvlJc w:val="left"/>
      <w:pPr>
        <w:tabs>
          <w:tab w:val="num" w:pos="2160"/>
        </w:tabs>
        <w:ind w:left="3960" w:hanging="360"/>
      </w:pPr>
      <w:rPr>
        <w:rFonts w:ascii="Wingdings" w:hAnsi="Wingdings" w:hint="default"/>
      </w:rPr>
    </w:lvl>
    <w:lvl w:ilvl="3" w:tplc="ABEC26C6">
      <w:start w:val="1"/>
      <w:numFmt w:val="bullet"/>
      <w:lvlText w:val=""/>
      <w:lvlJc w:val="left"/>
      <w:pPr>
        <w:tabs>
          <w:tab w:val="num" w:pos="2880"/>
        </w:tabs>
        <w:ind w:left="4680" w:hanging="360"/>
      </w:pPr>
      <w:rPr>
        <w:rFonts w:ascii="Symbol" w:hAnsi="Symbol" w:hint="default"/>
      </w:rPr>
    </w:lvl>
    <w:lvl w:ilvl="4" w:tplc="010A4DCE">
      <w:start w:val="1"/>
      <w:numFmt w:val="bullet"/>
      <w:lvlText w:val="o"/>
      <w:lvlJc w:val="left"/>
      <w:pPr>
        <w:tabs>
          <w:tab w:val="num" w:pos="3600"/>
        </w:tabs>
        <w:ind w:left="5400" w:hanging="360"/>
      </w:pPr>
      <w:rPr>
        <w:rFonts w:ascii="Courier New" w:hAnsi="Courier New" w:hint="default"/>
      </w:rPr>
    </w:lvl>
    <w:lvl w:ilvl="5" w:tplc="4C5A71F2">
      <w:start w:val="1"/>
      <w:numFmt w:val="bullet"/>
      <w:lvlText w:val=""/>
      <w:lvlJc w:val="left"/>
      <w:pPr>
        <w:tabs>
          <w:tab w:val="num" w:pos="4320"/>
        </w:tabs>
        <w:ind w:left="6120" w:hanging="360"/>
      </w:pPr>
      <w:rPr>
        <w:rFonts w:ascii="Wingdings" w:hAnsi="Wingdings" w:hint="default"/>
      </w:rPr>
    </w:lvl>
    <w:lvl w:ilvl="6" w:tplc="D4EAA4DC">
      <w:start w:val="1"/>
      <w:numFmt w:val="bullet"/>
      <w:lvlText w:val=""/>
      <w:lvlJc w:val="left"/>
      <w:pPr>
        <w:tabs>
          <w:tab w:val="num" w:pos="5040"/>
        </w:tabs>
        <w:ind w:left="6840" w:hanging="360"/>
      </w:pPr>
      <w:rPr>
        <w:rFonts w:ascii="Symbol" w:hAnsi="Symbol" w:hint="default"/>
      </w:rPr>
    </w:lvl>
    <w:lvl w:ilvl="7" w:tplc="3F3678A2">
      <w:start w:val="1"/>
      <w:numFmt w:val="bullet"/>
      <w:lvlText w:val="o"/>
      <w:lvlJc w:val="left"/>
      <w:pPr>
        <w:tabs>
          <w:tab w:val="num" w:pos="5760"/>
        </w:tabs>
        <w:ind w:left="7560" w:hanging="360"/>
      </w:pPr>
      <w:rPr>
        <w:rFonts w:ascii="Courier New" w:hAnsi="Courier New" w:hint="default"/>
      </w:rPr>
    </w:lvl>
    <w:lvl w:ilvl="8" w:tplc="6CE04E20">
      <w:start w:val="1"/>
      <w:numFmt w:val="bullet"/>
      <w:lvlText w:val=""/>
      <w:lvlJc w:val="left"/>
      <w:pPr>
        <w:tabs>
          <w:tab w:val="num" w:pos="6480"/>
        </w:tabs>
        <w:ind w:left="82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440369560">
    <w:abstractNumId w:val="15"/>
  </w:num>
  <w:num w:numId="2" w16cid:durableId="405226600">
    <w:abstractNumId w:val="20"/>
  </w:num>
  <w:num w:numId="3" w16cid:durableId="1045181212">
    <w:abstractNumId w:val="14"/>
  </w:num>
  <w:num w:numId="4" w16cid:durableId="171646501">
    <w:abstractNumId w:val="17"/>
  </w:num>
  <w:num w:numId="5" w16cid:durableId="1508835666">
    <w:abstractNumId w:val="17"/>
  </w:num>
  <w:num w:numId="6" w16cid:durableId="1803229845">
    <w:abstractNumId w:val="17"/>
  </w:num>
  <w:num w:numId="7" w16cid:durableId="1138113415">
    <w:abstractNumId w:val="17"/>
  </w:num>
  <w:num w:numId="8" w16cid:durableId="332224424">
    <w:abstractNumId w:val="19"/>
  </w:num>
  <w:num w:numId="9" w16cid:durableId="648443232">
    <w:abstractNumId w:val="21"/>
  </w:num>
  <w:num w:numId="10" w16cid:durableId="319426782">
    <w:abstractNumId w:val="16"/>
  </w:num>
  <w:num w:numId="11" w16cid:durableId="1278871146">
    <w:abstractNumId w:val="13"/>
  </w:num>
  <w:num w:numId="12" w16cid:durableId="375008371">
    <w:abstractNumId w:val="12"/>
  </w:num>
  <w:num w:numId="13" w16cid:durableId="914585294">
    <w:abstractNumId w:val="0"/>
  </w:num>
  <w:num w:numId="14" w16cid:durableId="1135879096">
    <w:abstractNumId w:val="10"/>
  </w:num>
  <w:num w:numId="15" w16cid:durableId="350767047">
    <w:abstractNumId w:val="8"/>
  </w:num>
  <w:num w:numId="16" w16cid:durableId="1086220275">
    <w:abstractNumId w:val="7"/>
  </w:num>
  <w:num w:numId="17" w16cid:durableId="364672055">
    <w:abstractNumId w:val="6"/>
  </w:num>
  <w:num w:numId="18" w16cid:durableId="1961372943">
    <w:abstractNumId w:val="5"/>
  </w:num>
  <w:num w:numId="19" w16cid:durableId="625281590">
    <w:abstractNumId w:val="9"/>
  </w:num>
  <w:num w:numId="20" w16cid:durableId="5056334">
    <w:abstractNumId w:val="4"/>
  </w:num>
  <w:num w:numId="21" w16cid:durableId="2134591170">
    <w:abstractNumId w:val="3"/>
  </w:num>
  <w:num w:numId="22" w16cid:durableId="1405759825">
    <w:abstractNumId w:val="2"/>
  </w:num>
  <w:num w:numId="23" w16cid:durableId="901137577">
    <w:abstractNumId w:val="1"/>
  </w:num>
  <w:num w:numId="24" w16cid:durableId="1775319349">
    <w:abstractNumId w:val="18"/>
  </w:num>
  <w:num w:numId="25" w16cid:durableId="478059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4B9"/>
    <w:rsid w:val="0000055A"/>
    <w:rsid w:val="000005AB"/>
    <w:rsid w:val="00000ACA"/>
    <w:rsid w:val="00000B83"/>
    <w:rsid w:val="00001047"/>
    <w:rsid w:val="000010FC"/>
    <w:rsid w:val="00001143"/>
    <w:rsid w:val="00001958"/>
    <w:rsid w:val="00001A1B"/>
    <w:rsid w:val="00001DCD"/>
    <w:rsid w:val="00001F65"/>
    <w:rsid w:val="00002097"/>
    <w:rsid w:val="000024F9"/>
    <w:rsid w:val="00002995"/>
    <w:rsid w:val="00002C83"/>
    <w:rsid w:val="00002E22"/>
    <w:rsid w:val="000033EC"/>
    <w:rsid w:val="00003618"/>
    <w:rsid w:val="000036AE"/>
    <w:rsid w:val="0000378D"/>
    <w:rsid w:val="000038A0"/>
    <w:rsid w:val="0000390A"/>
    <w:rsid w:val="000039A1"/>
    <w:rsid w:val="00003A04"/>
    <w:rsid w:val="00003A5E"/>
    <w:rsid w:val="00004082"/>
    <w:rsid w:val="00004356"/>
    <w:rsid w:val="00004370"/>
    <w:rsid w:val="000044F3"/>
    <w:rsid w:val="0000465F"/>
    <w:rsid w:val="00004979"/>
    <w:rsid w:val="000050C0"/>
    <w:rsid w:val="000050D5"/>
    <w:rsid w:val="0000519B"/>
    <w:rsid w:val="00005378"/>
    <w:rsid w:val="000053BF"/>
    <w:rsid w:val="000054CC"/>
    <w:rsid w:val="0000582A"/>
    <w:rsid w:val="00005A9D"/>
    <w:rsid w:val="00005F2C"/>
    <w:rsid w:val="00006540"/>
    <w:rsid w:val="00006587"/>
    <w:rsid w:val="00006A6A"/>
    <w:rsid w:val="00006F43"/>
    <w:rsid w:val="00006FB3"/>
    <w:rsid w:val="00007048"/>
    <w:rsid w:val="000071F3"/>
    <w:rsid w:val="0000720A"/>
    <w:rsid w:val="00007323"/>
    <w:rsid w:val="0000733A"/>
    <w:rsid w:val="000073FB"/>
    <w:rsid w:val="000073FE"/>
    <w:rsid w:val="000076F0"/>
    <w:rsid w:val="00007914"/>
    <w:rsid w:val="00007A7C"/>
    <w:rsid w:val="00010048"/>
    <w:rsid w:val="000108E6"/>
    <w:rsid w:val="00010B16"/>
    <w:rsid w:val="00010C76"/>
    <w:rsid w:val="00010FFF"/>
    <w:rsid w:val="00011311"/>
    <w:rsid w:val="00011607"/>
    <w:rsid w:val="0001175E"/>
    <w:rsid w:val="00011827"/>
    <w:rsid w:val="00011CA2"/>
    <w:rsid w:val="00011E53"/>
    <w:rsid w:val="00011EA2"/>
    <w:rsid w:val="0001219E"/>
    <w:rsid w:val="0001285F"/>
    <w:rsid w:val="00012865"/>
    <w:rsid w:val="0001286C"/>
    <w:rsid w:val="00012C0E"/>
    <w:rsid w:val="00012EB1"/>
    <w:rsid w:val="00013B27"/>
    <w:rsid w:val="00013F01"/>
    <w:rsid w:val="00013F1F"/>
    <w:rsid w:val="000141CA"/>
    <w:rsid w:val="000144CD"/>
    <w:rsid w:val="00014831"/>
    <w:rsid w:val="000148D4"/>
    <w:rsid w:val="00015131"/>
    <w:rsid w:val="00015727"/>
    <w:rsid w:val="000159FE"/>
    <w:rsid w:val="00015A24"/>
    <w:rsid w:val="00015AFC"/>
    <w:rsid w:val="000166E6"/>
    <w:rsid w:val="00016743"/>
    <w:rsid w:val="00016871"/>
    <w:rsid w:val="00016997"/>
    <w:rsid w:val="000169E4"/>
    <w:rsid w:val="00016A15"/>
    <w:rsid w:val="00017209"/>
    <w:rsid w:val="000177C4"/>
    <w:rsid w:val="00017A19"/>
    <w:rsid w:val="00017D61"/>
    <w:rsid w:val="0002008E"/>
    <w:rsid w:val="0002024A"/>
    <w:rsid w:val="00020785"/>
    <w:rsid w:val="00020C45"/>
    <w:rsid w:val="00020D8D"/>
    <w:rsid w:val="00020E65"/>
    <w:rsid w:val="00021280"/>
    <w:rsid w:val="0002156E"/>
    <w:rsid w:val="00021945"/>
    <w:rsid w:val="00021DC0"/>
    <w:rsid w:val="0002230B"/>
    <w:rsid w:val="00022440"/>
    <w:rsid w:val="00022977"/>
    <w:rsid w:val="00022C12"/>
    <w:rsid w:val="00022D01"/>
    <w:rsid w:val="00022FD9"/>
    <w:rsid w:val="00023117"/>
    <w:rsid w:val="0002330C"/>
    <w:rsid w:val="000238C1"/>
    <w:rsid w:val="00023A06"/>
    <w:rsid w:val="00023AFC"/>
    <w:rsid w:val="00023DA1"/>
    <w:rsid w:val="000240A6"/>
    <w:rsid w:val="00024124"/>
    <w:rsid w:val="000241D7"/>
    <w:rsid w:val="000242F2"/>
    <w:rsid w:val="000245FA"/>
    <w:rsid w:val="00024896"/>
    <w:rsid w:val="00024C01"/>
    <w:rsid w:val="00024D59"/>
    <w:rsid w:val="00024DF9"/>
    <w:rsid w:val="00025111"/>
    <w:rsid w:val="000254E7"/>
    <w:rsid w:val="00025570"/>
    <w:rsid w:val="00025758"/>
    <w:rsid w:val="00025771"/>
    <w:rsid w:val="00025924"/>
    <w:rsid w:val="00025CB1"/>
    <w:rsid w:val="000267E3"/>
    <w:rsid w:val="000268EE"/>
    <w:rsid w:val="00026C06"/>
    <w:rsid w:val="000271B2"/>
    <w:rsid w:val="0002726B"/>
    <w:rsid w:val="00027BED"/>
    <w:rsid w:val="00027C6A"/>
    <w:rsid w:val="00027F55"/>
    <w:rsid w:val="00030052"/>
    <w:rsid w:val="0003036C"/>
    <w:rsid w:val="00030A8C"/>
    <w:rsid w:val="00030BF7"/>
    <w:rsid w:val="00030D8B"/>
    <w:rsid w:val="00030FAB"/>
    <w:rsid w:val="00031125"/>
    <w:rsid w:val="00031294"/>
    <w:rsid w:val="00031331"/>
    <w:rsid w:val="000314D2"/>
    <w:rsid w:val="00031792"/>
    <w:rsid w:val="00031C51"/>
    <w:rsid w:val="00032598"/>
    <w:rsid w:val="00032697"/>
    <w:rsid w:val="00032AF2"/>
    <w:rsid w:val="00032DDB"/>
    <w:rsid w:val="00032E85"/>
    <w:rsid w:val="00033125"/>
    <w:rsid w:val="00033206"/>
    <w:rsid w:val="000332B8"/>
    <w:rsid w:val="000333D5"/>
    <w:rsid w:val="000333F2"/>
    <w:rsid w:val="00033606"/>
    <w:rsid w:val="0003392D"/>
    <w:rsid w:val="00033C17"/>
    <w:rsid w:val="00033D5D"/>
    <w:rsid w:val="00033F22"/>
    <w:rsid w:val="0003415B"/>
    <w:rsid w:val="000345D7"/>
    <w:rsid w:val="00034948"/>
    <w:rsid w:val="00035EAA"/>
    <w:rsid w:val="00036540"/>
    <w:rsid w:val="0003679E"/>
    <w:rsid w:val="00036A6F"/>
    <w:rsid w:val="00036A8A"/>
    <w:rsid w:val="00036C0B"/>
    <w:rsid w:val="00036C0D"/>
    <w:rsid w:val="000372A2"/>
    <w:rsid w:val="0004027E"/>
    <w:rsid w:val="0004055D"/>
    <w:rsid w:val="00040560"/>
    <w:rsid w:val="00040C75"/>
    <w:rsid w:val="0004114C"/>
    <w:rsid w:val="00041736"/>
    <w:rsid w:val="00041BB9"/>
    <w:rsid w:val="0004208E"/>
    <w:rsid w:val="000420E9"/>
    <w:rsid w:val="0004229C"/>
    <w:rsid w:val="000423E5"/>
    <w:rsid w:val="000426BE"/>
    <w:rsid w:val="00042A26"/>
    <w:rsid w:val="00042FE5"/>
    <w:rsid w:val="0004348B"/>
    <w:rsid w:val="000436AA"/>
    <w:rsid w:val="00043797"/>
    <w:rsid w:val="0004403F"/>
    <w:rsid w:val="000449F7"/>
    <w:rsid w:val="00044E39"/>
    <w:rsid w:val="000450BA"/>
    <w:rsid w:val="000451C9"/>
    <w:rsid w:val="00045221"/>
    <w:rsid w:val="00045A21"/>
    <w:rsid w:val="000461A5"/>
    <w:rsid w:val="000461BE"/>
    <w:rsid w:val="000461DE"/>
    <w:rsid w:val="0004699B"/>
    <w:rsid w:val="00046AD0"/>
    <w:rsid w:val="00046AFA"/>
    <w:rsid w:val="00046F6C"/>
    <w:rsid w:val="000470EF"/>
    <w:rsid w:val="000472C2"/>
    <w:rsid w:val="0004781E"/>
    <w:rsid w:val="00047B41"/>
    <w:rsid w:val="00050371"/>
    <w:rsid w:val="00050372"/>
    <w:rsid w:val="000503FF"/>
    <w:rsid w:val="00050664"/>
    <w:rsid w:val="00050AA3"/>
    <w:rsid w:val="0005100A"/>
    <w:rsid w:val="000510FB"/>
    <w:rsid w:val="00051441"/>
    <w:rsid w:val="0005155E"/>
    <w:rsid w:val="00051C00"/>
    <w:rsid w:val="00051F63"/>
    <w:rsid w:val="00052084"/>
    <w:rsid w:val="0005266A"/>
    <w:rsid w:val="000527B5"/>
    <w:rsid w:val="00052AB5"/>
    <w:rsid w:val="00052B48"/>
    <w:rsid w:val="00052D47"/>
    <w:rsid w:val="00052E45"/>
    <w:rsid w:val="00052F38"/>
    <w:rsid w:val="00052FB2"/>
    <w:rsid w:val="000530CF"/>
    <w:rsid w:val="0005314F"/>
    <w:rsid w:val="00053252"/>
    <w:rsid w:val="00053392"/>
    <w:rsid w:val="0005340C"/>
    <w:rsid w:val="00053453"/>
    <w:rsid w:val="00053656"/>
    <w:rsid w:val="0005379E"/>
    <w:rsid w:val="00053F4D"/>
    <w:rsid w:val="000542CF"/>
    <w:rsid w:val="000543AE"/>
    <w:rsid w:val="00054495"/>
    <w:rsid w:val="0005451F"/>
    <w:rsid w:val="00054571"/>
    <w:rsid w:val="00054603"/>
    <w:rsid w:val="00054901"/>
    <w:rsid w:val="00054B14"/>
    <w:rsid w:val="00054BF4"/>
    <w:rsid w:val="00054EB3"/>
    <w:rsid w:val="0005530C"/>
    <w:rsid w:val="00055342"/>
    <w:rsid w:val="000555B9"/>
    <w:rsid w:val="000559F0"/>
    <w:rsid w:val="00055DC3"/>
    <w:rsid w:val="000561C3"/>
    <w:rsid w:val="000563BF"/>
    <w:rsid w:val="00056502"/>
    <w:rsid w:val="00056540"/>
    <w:rsid w:val="000565FA"/>
    <w:rsid w:val="0005665A"/>
    <w:rsid w:val="00056718"/>
    <w:rsid w:val="000569E2"/>
    <w:rsid w:val="000575DE"/>
    <w:rsid w:val="00057B6E"/>
    <w:rsid w:val="00057F60"/>
    <w:rsid w:val="00057FDF"/>
    <w:rsid w:val="0006012D"/>
    <w:rsid w:val="00060279"/>
    <w:rsid w:val="00061063"/>
    <w:rsid w:val="00061082"/>
    <w:rsid w:val="0006139A"/>
    <w:rsid w:val="000613AC"/>
    <w:rsid w:val="00061E0C"/>
    <w:rsid w:val="00061EA5"/>
    <w:rsid w:val="00062256"/>
    <w:rsid w:val="000627EB"/>
    <w:rsid w:val="000628FD"/>
    <w:rsid w:val="000630BD"/>
    <w:rsid w:val="0006315F"/>
    <w:rsid w:val="0006368E"/>
    <w:rsid w:val="00063851"/>
    <w:rsid w:val="00063F57"/>
    <w:rsid w:val="000645C4"/>
    <w:rsid w:val="00065242"/>
    <w:rsid w:val="0006546C"/>
    <w:rsid w:val="0006549A"/>
    <w:rsid w:val="000658CA"/>
    <w:rsid w:val="0006597A"/>
    <w:rsid w:val="00065B9E"/>
    <w:rsid w:val="00065C06"/>
    <w:rsid w:val="0006612D"/>
    <w:rsid w:val="0006674F"/>
    <w:rsid w:val="00066A55"/>
    <w:rsid w:val="00066A6A"/>
    <w:rsid w:val="00066AC0"/>
    <w:rsid w:val="00066D3E"/>
    <w:rsid w:val="00066DE6"/>
    <w:rsid w:val="00066EE1"/>
    <w:rsid w:val="0006717D"/>
    <w:rsid w:val="0006731B"/>
    <w:rsid w:val="000673EF"/>
    <w:rsid w:val="0006775F"/>
    <w:rsid w:val="00067942"/>
    <w:rsid w:val="00067DFD"/>
    <w:rsid w:val="0007046A"/>
    <w:rsid w:val="000704F1"/>
    <w:rsid w:val="0007053F"/>
    <w:rsid w:val="0007060D"/>
    <w:rsid w:val="0007064E"/>
    <w:rsid w:val="00070871"/>
    <w:rsid w:val="00070BE5"/>
    <w:rsid w:val="00070D03"/>
    <w:rsid w:val="00070D3D"/>
    <w:rsid w:val="00070E1E"/>
    <w:rsid w:val="00070FEB"/>
    <w:rsid w:val="00071190"/>
    <w:rsid w:val="000712B7"/>
    <w:rsid w:val="000715EE"/>
    <w:rsid w:val="000718B0"/>
    <w:rsid w:val="00071933"/>
    <w:rsid w:val="00071AB7"/>
    <w:rsid w:val="00071C87"/>
    <w:rsid w:val="00071E18"/>
    <w:rsid w:val="00071E94"/>
    <w:rsid w:val="00071FA4"/>
    <w:rsid w:val="00072091"/>
    <w:rsid w:val="00072185"/>
    <w:rsid w:val="0007289B"/>
    <w:rsid w:val="00072D97"/>
    <w:rsid w:val="00072F3A"/>
    <w:rsid w:val="000730EE"/>
    <w:rsid w:val="0007320B"/>
    <w:rsid w:val="000733F4"/>
    <w:rsid w:val="00073674"/>
    <w:rsid w:val="0007392F"/>
    <w:rsid w:val="000739D2"/>
    <w:rsid w:val="00073B2F"/>
    <w:rsid w:val="00073C77"/>
    <w:rsid w:val="00074163"/>
    <w:rsid w:val="00074369"/>
    <w:rsid w:val="00074484"/>
    <w:rsid w:val="0007455C"/>
    <w:rsid w:val="000747E5"/>
    <w:rsid w:val="00074E79"/>
    <w:rsid w:val="00075036"/>
    <w:rsid w:val="000751C2"/>
    <w:rsid w:val="000751F4"/>
    <w:rsid w:val="0007521C"/>
    <w:rsid w:val="000752DC"/>
    <w:rsid w:val="0007557B"/>
    <w:rsid w:val="00075959"/>
    <w:rsid w:val="00075998"/>
    <w:rsid w:val="00076259"/>
    <w:rsid w:val="00076478"/>
    <w:rsid w:val="0007674B"/>
    <w:rsid w:val="00076A32"/>
    <w:rsid w:val="0007713A"/>
    <w:rsid w:val="00077642"/>
    <w:rsid w:val="00077861"/>
    <w:rsid w:val="000778EE"/>
    <w:rsid w:val="000778F4"/>
    <w:rsid w:val="00077A5D"/>
    <w:rsid w:val="00077E29"/>
    <w:rsid w:val="000800B0"/>
    <w:rsid w:val="00080242"/>
    <w:rsid w:val="00080AA3"/>
    <w:rsid w:val="00080F32"/>
    <w:rsid w:val="00080FDA"/>
    <w:rsid w:val="0008136C"/>
    <w:rsid w:val="000814BC"/>
    <w:rsid w:val="0008164A"/>
    <w:rsid w:val="00081A89"/>
    <w:rsid w:val="00081B32"/>
    <w:rsid w:val="0008219F"/>
    <w:rsid w:val="000821AF"/>
    <w:rsid w:val="000823FC"/>
    <w:rsid w:val="000824E4"/>
    <w:rsid w:val="000825B9"/>
    <w:rsid w:val="00082627"/>
    <w:rsid w:val="000826C1"/>
    <w:rsid w:val="0008287A"/>
    <w:rsid w:val="000828AA"/>
    <w:rsid w:val="00082D65"/>
    <w:rsid w:val="000830F4"/>
    <w:rsid w:val="0008311E"/>
    <w:rsid w:val="00083796"/>
    <w:rsid w:val="00083876"/>
    <w:rsid w:val="0008387F"/>
    <w:rsid w:val="00083918"/>
    <w:rsid w:val="00083FAE"/>
    <w:rsid w:val="0008430B"/>
    <w:rsid w:val="000843AD"/>
    <w:rsid w:val="000847E4"/>
    <w:rsid w:val="000848DB"/>
    <w:rsid w:val="00084BEE"/>
    <w:rsid w:val="00085065"/>
    <w:rsid w:val="000855E1"/>
    <w:rsid w:val="00085A1D"/>
    <w:rsid w:val="00085D3B"/>
    <w:rsid w:val="0008603F"/>
    <w:rsid w:val="000860CC"/>
    <w:rsid w:val="00086404"/>
    <w:rsid w:val="0008670B"/>
    <w:rsid w:val="000867B1"/>
    <w:rsid w:val="0008699E"/>
    <w:rsid w:val="00087013"/>
    <w:rsid w:val="0008758A"/>
    <w:rsid w:val="00087644"/>
    <w:rsid w:val="000877A8"/>
    <w:rsid w:val="00087F8E"/>
    <w:rsid w:val="0008D18F"/>
    <w:rsid w:val="00090429"/>
    <w:rsid w:val="00090637"/>
    <w:rsid w:val="000908D7"/>
    <w:rsid w:val="00091468"/>
    <w:rsid w:val="000914A7"/>
    <w:rsid w:val="00091523"/>
    <w:rsid w:val="00091BCE"/>
    <w:rsid w:val="00091F9B"/>
    <w:rsid w:val="00092324"/>
    <w:rsid w:val="00092424"/>
    <w:rsid w:val="0009243E"/>
    <w:rsid w:val="000924E4"/>
    <w:rsid w:val="00092DF7"/>
    <w:rsid w:val="00092F01"/>
    <w:rsid w:val="000931D3"/>
    <w:rsid w:val="00093333"/>
    <w:rsid w:val="0009345D"/>
    <w:rsid w:val="000935AD"/>
    <w:rsid w:val="00093C82"/>
    <w:rsid w:val="00093CC8"/>
    <w:rsid w:val="000940DA"/>
    <w:rsid w:val="00094213"/>
    <w:rsid w:val="000944CA"/>
    <w:rsid w:val="000944E7"/>
    <w:rsid w:val="00094591"/>
    <w:rsid w:val="00094846"/>
    <w:rsid w:val="00094994"/>
    <w:rsid w:val="00094B22"/>
    <w:rsid w:val="00094FB4"/>
    <w:rsid w:val="0009529E"/>
    <w:rsid w:val="000952C7"/>
    <w:rsid w:val="00095DFF"/>
    <w:rsid w:val="00096061"/>
    <w:rsid w:val="00096632"/>
    <w:rsid w:val="000967AC"/>
    <w:rsid w:val="000969B9"/>
    <w:rsid w:val="00096D8F"/>
    <w:rsid w:val="000972E6"/>
    <w:rsid w:val="00097678"/>
    <w:rsid w:val="000A00A3"/>
    <w:rsid w:val="000A0279"/>
    <w:rsid w:val="000A02DF"/>
    <w:rsid w:val="000A048B"/>
    <w:rsid w:val="000A0593"/>
    <w:rsid w:val="000A09A0"/>
    <w:rsid w:val="000A0EDB"/>
    <w:rsid w:val="000A14D3"/>
    <w:rsid w:val="000A152E"/>
    <w:rsid w:val="000A16CC"/>
    <w:rsid w:val="000A1824"/>
    <w:rsid w:val="000A1997"/>
    <w:rsid w:val="000A19E8"/>
    <w:rsid w:val="000A1B1F"/>
    <w:rsid w:val="000A2319"/>
    <w:rsid w:val="000A2342"/>
    <w:rsid w:val="000A2627"/>
    <w:rsid w:val="000A3353"/>
    <w:rsid w:val="000A3489"/>
    <w:rsid w:val="000A351B"/>
    <w:rsid w:val="000A3940"/>
    <w:rsid w:val="000A3974"/>
    <w:rsid w:val="000A4373"/>
    <w:rsid w:val="000A480F"/>
    <w:rsid w:val="000A4863"/>
    <w:rsid w:val="000A4BE6"/>
    <w:rsid w:val="000A4C3B"/>
    <w:rsid w:val="000A55E8"/>
    <w:rsid w:val="000A5AD0"/>
    <w:rsid w:val="000A5EA7"/>
    <w:rsid w:val="000A616D"/>
    <w:rsid w:val="000A6208"/>
    <w:rsid w:val="000A62B9"/>
    <w:rsid w:val="000A6431"/>
    <w:rsid w:val="000A67F4"/>
    <w:rsid w:val="000A68BF"/>
    <w:rsid w:val="000A6FB2"/>
    <w:rsid w:val="000A7307"/>
    <w:rsid w:val="000A7635"/>
    <w:rsid w:val="000A7686"/>
    <w:rsid w:val="000A7690"/>
    <w:rsid w:val="000A7813"/>
    <w:rsid w:val="000A78BB"/>
    <w:rsid w:val="000A7BC6"/>
    <w:rsid w:val="000A7D58"/>
    <w:rsid w:val="000B0265"/>
    <w:rsid w:val="000B036B"/>
    <w:rsid w:val="000B0B0F"/>
    <w:rsid w:val="000B0F3B"/>
    <w:rsid w:val="000B1288"/>
    <w:rsid w:val="000B1501"/>
    <w:rsid w:val="000B1517"/>
    <w:rsid w:val="000B1807"/>
    <w:rsid w:val="000B18CF"/>
    <w:rsid w:val="000B18F4"/>
    <w:rsid w:val="000B18F5"/>
    <w:rsid w:val="000B1BC8"/>
    <w:rsid w:val="000B217F"/>
    <w:rsid w:val="000B2848"/>
    <w:rsid w:val="000B285B"/>
    <w:rsid w:val="000B293E"/>
    <w:rsid w:val="000B3201"/>
    <w:rsid w:val="000B3435"/>
    <w:rsid w:val="000B356E"/>
    <w:rsid w:val="000B3647"/>
    <w:rsid w:val="000B3B27"/>
    <w:rsid w:val="000B3BFB"/>
    <w:rsid w:val="000B4607"/>
    <w:rsid w:val="000B4A81"/>
    <w:rsid w:val="000B4E1F"/>
    <w:rsid w:val="000B5B35"/>
    <w:rsid w:val="000B5EEA"/>
    <w:rsid w:val="000B6175"/>
    <w:rsid w:val="000B68EC"/>
    <w:rsid w:val="000B699A"/>
    <w:rsid w:val="000B69EF"/>
    <w:rsid w:val="000B7077"/>
    <w:rsid w:val="000B70EC"/>
    <w:rsid w:val="000B7350"/>
    <w:rsid w:val="000B7574"/>
    <w:rsid w:val="000C0131"/>
    <w:rsid w:val="000C03A0"/>
    <w:rsid w:val="000C0784"/>
    <w:rsid w:val="000C09AD"/>
    <w:rsid w:val="000C0D91"/>
    <w:rsid w:val="000C14EC"/>
    <w:rsid w:val="000C15B4"/>
    <w:rsid w:val="000C1BD1"/>
    <w:rsid w:val="000C1DEF"/>
    <w:rsid w:val="000C1E68"/>
    <w:rsid w:val="000C20D4"/>
    <w:rsid w:val="000C244C"/>
    <w:rsid w:val="000C24EE"/>
    <w:rsid w:val="000C29A1"/>
    <w:rsid w:val="000C2B1F"/>
    <w:rsid w:val="000C2F97"/>
    <w:rsid w:val="000C3011"/>
    <w:rsid w:val="000C303D"/>
    <w:rsid w:val="000C30FD"/>
    <w:rsid w:val="000C3486"/>
    <w:rsid w:val="000C35CB"/>
    <w:rsid w:val="000C3B79"/>
    <w:rsid w:val="000C3C42"/>
    <w:rsid w:val="000C3E93"/>
    <w:rsid w:val="000C41B4"/>
    <w:rsid w:val="000C489D"/>
    <w:rsid w:val="000C4BCE"/>
    <w:rsid w:val="000C4D11"/>
    <w:rsid w:val="000C50E6"/>
    <w:rsid w:val="000C51AA"/>
    <w:rsid w:val="000C562E"/>
    <w:rsid w:val="000C59D7"/>
    <w:rsid w:val="000C5D43"/>
    <w:rsid w:val="000C5E9D"/>
    <w:rsid w:val="000C609E"/>
    <w:rsid w:val="000C6302"/>
    <w:rsid w:val="000C63AD"/>
    <w:rsid w:val="000C6822"/>
    <w:rsid w:val="000C6896"/>
    <w:rsid w:val="000C6ADF"/>
    <w:rsid w:val="000C6E2C"/>
    <w:rsid w:val="000C70DE"/>
    <w:rsid w:val="000C7340"/>
    <w:rsid w:val="000C7482"/>
    <w:rsid w:val="000C7774"/>
    <w:rsid w:val="000C7CAF"/>
    <w:rsid w:val="000C7E9B"/>
    <w:rsid w:val="000D02C9"/>
    <w:rsid w:val="000D0474"/>
    <w:rsid w:val="000D082A"/>
    <w:rsid w:val="000D0946"/>
    <w:rsid w:val="000D0BB4"/>
    <w:rsid w:val="000D0FD2"/>
    <w:rsid w:val="000D163C"/>
    <w:rsid w:val="000D1794"/>
    <w:rsid w:val="000D17D7"/>
    <w:rsid w:val="000D180C"/>
    <w:rsid w:val="000D1B17"/>
    <w:rsid w:val="000D2075"/>
    <w:rsid w:val="000D20D9"/>
    <w:rsid w:val="000D2C3F"/>
    <w:rsid w:val="000D2FC0"/>
    <w:rsid w:val="000D2FE7"/>
    <w:rsid w:val="000D313C"/>
    <w:rsid w:val="000D316F"/>
    <w:rsid w:val="000D327A"/>
    <w:rsid w:val="000D32AE"/>
    <w:rsid w:val="000D33F1"/>
    <w:rsid w:val="000D3830"/>
    <w:rsid w:val="000D3F80"/>
    <w:rsid w:val="000D42C0"/>
    <w:rsid w:val="000D4427"/>
    <w:rsid w:val="000D4521"/>
    <w:rsid w:val="000D4581"/>
    <w:rsid w:val="000D4C84"/>
    <w:rsid w:val="000D4DDB"/>
    <w:rsid w:val="000D4FB0"/>
    <w:rsid w:val="000D51F5"/>
    <w:rsid w:val="000D535C"/>
    <w:rsid w:val="000D55D2"/>
    <w:rsid w:val="000D58A1"/>
    <w:rsid w:val="000D5CB5"/>
    <w:rsid w:val="000D5CBC"/>
    <w:rsid w:val="000D5EC0"/>
    <w:rsid w:val="000D6014"/>
    <w:rsid w:val="000D65CD"/>
    <w:rsid w:val="000D660D"/>
    <w:rsid w:val="000D680D"/>
    <w:rsid w:val="000D6A69"/>
    <w:rsid w:val="000D6AB4"/>
    <w:rsid w:val="000D6BC3"/>
    <w:rsid w:val="000D6C75"/>
    <w:rsid w:val="000D6CAA"/>
    <w:rsid w:val="000D6E90"/>
    <w:rsid w:val="000D6F0E"/>
    <w:rsid w:val="000D71A1"/>
    <w:rsid w:val="000D7228"/>
    <w:rsid w:val="000D72D3"/>
    <w:rsid w:val="000D7741"/>
    <w:rsid w:val="000D7AE5"/>
    <w:rsid w:val="000D7CE9"/>
    <w:rsid w:val="000D7DD6"/>
    <w:rsid w:val="000E0555"/>
    <w:rsid w:val="000E0565"/>
    <w:rsid w:val="000E06CC"/>
    <w:rsid w:val="000E088F"/>
    <w:rsid w:val="000E08EA"/>
    <w:rsid w:val="000E0AD3"/>
    <w:rsid w:val="000E0C7B"/>
    <w:rsid w:val="000E0FCE"/>
    <w:rsid w:val="000E1311"/>
    <w:rsid w:val="000E17F6"/>
    <w:rsid w:val="000E2521"/>
    <w:rsid w:val="000E252E"/>
    <w:rsid w:val="000E2621"/>
    <w:rsid w:val="000E278B"/>
    <w:rsid w:val="000E2C7F"/>
    <w:rsid w:val="000E353C"/>
    <w:rsid w:val="000E394C"/>
    <w:rsid w:val="000E39C1"/>
    <w:rsid w:val="000E3E7A"/>
    <w:rsid w:val="000E401B"/>
    <w:rsid w:val="000E4176"/>
    <w:rsid w:val="000E4373"/>
    <w:rsid w:val="000E4496"/>
    <w:rsid w:val="000E44D1"/>
    <w:rsid w:val="000E46F7"/>
    <w:rsid w:val="000E4843"/>
    <w:rsid w:val="000E486B"/>
    <w:rsid w:val="000E48B8"/>
    <w:rsid w:val="000E4967"/>
    <w:rsid w:val="000E50C6"/>
    <w:rsid w:val="000E50D0"/>
    <w:rsid w:val="000E50D9"/>
    <w:rsid w:val="000E519C"/>
    <w:rsid w:val="000E525D"/>
    <w:rsid w:val="000E530A"/>
    <w:rsid w:val="000E5F20"/>
    <w:rsid w:val="000E60AD"/>
    <w:rsid w:val="000E6550"/>
    <w:rsid w:val="000E6D5C"/>
    <w:rsid w:val="000E6DA0"/>
    <w:rsid w:val="000E7287"/>
    <w:rsid w:val="000E73A6"/>
    <w:rsid w:val="000E73DB"/>
    <w:rsid w:val="000E7562"/>
    <w:rsid w:val="000E7672"/>
    <w:rsid w:val="000E7743"/>
    <w:rsid w:val="000E7AF8"/>
    <w:rsid w:val="000E7F77"/>
    <w:rsid w:val="000F0464"/>
    <w:rsid w:val="000F04D6"/>
    <w:rsid w:val="000F0604"/>
    <w:rsid w:val="000F064F"/>
    <w:rsid w:val="000F1118"/>
    <w:rsid w:val="000F16DB"/>
    <w:rsid w:val="000F1AB7"/>
    <w:rsid w:val="000F1B49"/>
    <w:rsid w:val="000F1B77"/>
    <w:rsid w:val="000F22EE"/>
    <w:rsid w:val="000F2BE7"/>
    <w:rsid w:val="000F31CA"/>
    <w:rsid w:val="000F320A"/>
    <w:rsid w:val="000F33D6"/>
    <w:rsid w:val="000F33DB"/>
    <w:rsid w:val="000F3483"/>
    <w:rsid w:val="000F35E2"/>
    <w:rsid w:val="000F3642"/>
    <w:rsid w:val="000F38D5"/>
    <w:rsid w:val="000F3B38"/>
    <w:rsid w:val="000F3CB6"/>
    <w:rsid w:val="000F3F2A"/>
    <w:rsid w:val="000F3FFD"/>
    <w:rsid w:val="000F4224"/>
    <w:rsid w:val="000F42A3"/>
    <w:rsid w:val="000F441A"/>
    <w:rsid w:val="000F45BD"/>
    <w:rsid w:val="000F476E"/>
    <w:rsid w:val="000F4B87"/>
    <w:rsid w:val="000F4DBD"/>
    <w:rsid w:val="000F4E0D"/>
    <w:rsid w:val="000F4E6E"/>
    <w:rsid w:val="000F500B"/>
    <w:rsid w:val="000F5C46"/>
    <w:rsid w:val="000F6282"/>
    <w:rsid w:val="000F62C0"/>
    <w:rsid w:val="000F62C4"/>
    <w:rsid w:val="000F656B"/>
    <w:rsid w:val="000F65A1"/>
    <w:rsid w:val="000F6AD7"/>
    <w:rsid w:val="000F7230"/>
    <w:rsid w:val="000F7413"/>
    <w:rsid w:val="000F761E"/>
    <w:rsid w:val="000F7759"/>
    <w:rsid w:val="000F780E"/>
    <w:rsid w:val="000F7E93"/>
    <w:rsid w:val="00100294"/>
    <w:rsid w:val="00100900"/>
    <w:rsid w:val="0010092D"/>
    <w:rsid w:val="00100E57"/>
    <w:rsid w:val="00100FB6"/>
    <w:rsid w:val="0010142C"/>
    <w:rsid w:val="00101B08"/>
    <w:rsid w:val="00101CD6"/>
    <w:rsid w:val="00101F90"/>
    <w:rsid w:val="00102171"/>
    <w:rsid w:val="00102662"/>
    <w:rsid w:val="00102691"/>
    <w:rsid w:val="00102F36"/>
    <w:rsid w:val="00103267"/>
    <w:rsid w:val="0010335F"/>
    <w:rsid w:val="00103D18"/>
    <w:rsid w:val="00103D3A"/>
    <w:rsid w:val="00103F41"/>
    <w:rsid w:val="00103F56"/>
    <w:rsid w:val="001045A9"/>
    <w:rsid w:val="00104826"/>
    <w:rsid w:val="001049F4"/>
    <w:rsid w:val="00104B87"/>
    <w:rsid w:val="00104DB1"/>
    <w:rsid w:val="00104E9B"/>
    <w:rsid w:val="00105390"/>
    <w:rsid w:val="00105602"/>
    <w:rsid w:val="0010583E"/>
    <w:rsid w:val="00105A43"/>
    <w:rsid w:val="00105BDA"/>
    <w:rsid w:val="00105F31"/>
    <w:rsid w:val="00105F8C"/>
    <w:rsid w:val="00106083"/>
    <w:rsid w:val="00106538"/>
    <w:rsid w:val="00106A66"/>
    <w:rsid w:val="00106E6D"/>
    <w:rsid w:val="00107006"/>
    <w:rsid w:val="00107117"/>
    <w:rsid w:val="00107FB3"/>
    <w:rsid w:val="001101BE"/>
    <w:rsid w:val="0011023F"/>
    <w:rsid w:val="001102BE"/>
    <w:rsid w:val="0011051F"/>
    <w:rsid w:val="0011065B"/>
    <w:rsid w:val="001106F6"/>
    <w:rsid w:val="001108BA"/>
    <w:rsid w:val="0011099D"/>
    <w:rsid w:val="00110B42"/>
    <w:rsid w:val="00110CB1"/>
    <w:rsid w:val="00110E43"/>
    <w:rsid w:val="00110F7F"/>
    <w:rsid w:val="00111412"/>
    <w:rsid w:val="001114DE"/>
    <w:rsid w:val="00111821"/>
    <w:rsid w:val="0011257C"/>
    <w:rsid w:val="00112679"/>
    <w:rsid w:val="00112787"/>
    <w:rsid w:val="0011288F"/>
    <w:rsid w:val="0011293C"/>
    <w:rsid w:val="00112B89"/>
    <w:rsid w:val="00112F1E"/>
    <w:rsid w:val="00113456"/>
    <w:rsid w:val="00113604"/>
    <w:rsid w:val="00113A09"/>
    <w:rsid w:val="00113CC4"/>
    <w:rsid w:val="00113D7D"/>
    <w:rsid w:val="00113DD0"/>
    <w:rsid w:val="001140DA"/>
    <w:rsid w:val="00114336"/>
    <w:rsid w:val="00114753"/>
    <w:rsid w:val="00114C8E"/>
    <w:rsid w:val="00114D06"/>
    <w:rsid w:val="00114F29"/>
    <w:rsid w:val="00114F2B"/>
    <w:rsid w:val="00114FCA"/>
    <w:rsid w:val="00115090"/>
    <w:rsid w:val="00115696"/>
    <w:rsid w:val="00115A1B"/>
    <w:rsid w:val="001160F2"/>
    <w:rsid w:val="001162BC"/>
    <w:rsid w:val="00116565"/>
    <w:rsid w:val="00116634"/>
    <w:rsid w:val="00116B92"/>
    <w:rsid w:val="00116C0E"/>
    <w:rsid w:val="00116FEB"/>
    <w:rsid w:val="0011720A"/>
    <w:rsid w:val="001174D3"/>
    <w:rsid w:val="00117771"/>
    <w:rsid w:val="00117928"/>
    <w:rsid w:val="00117A79"/>
    <w:rsid w:val="00117D0A"/>
    <w:rsid w:val="00117DB7"/>
    <w:rsid w:val="00117EF0"/>
    <w:rsid w:val="001200E2"/>
    <w:rsid w:val="00120223"/>
    <w:rsid w:val="00121239"/>
    <w:rsid w:val="00121FDF"/>
    <w:rsid w:val="0012220D"/>
    <w:rsid w:val="00122442"/>
    <w:rsid w:val="00122688"/>
    <w:rsid w:val="00122A84"/>
    <w:rsid w:val="00122BD8"/>
    <w:rsid w:val="00122F58"/>
    <w:rsid w:val="00123013"/>
    <w:rsid w:val="00123316"/>
    <w:rsid w:val="00123A04"/>
    <w:rsid w:val="00124C59"/>
    <w:rsid w:val="00124EDD"/>
    <w:rsid w:val="0012503F"/>
    <w:rsid w:val="0012599C"/>
    <w:rsid w:val="00125A67"/>
    <w:rsid w:val="00125D85"/>
    <w:rsid w:val="00126220"/>
    <w:rsid w:val="0012629C"/>
    <w:rsid w:val="001265D7"/>
    <w:rsid w:val="0012699E"/>
    <w:rsid w:val="00126B75"/>
    <w:rsid w:val="00126E6F"/>
    <w:rsid w:val="001275BE"/>
    <w:rsid w:val="00127976"/>
    <w:rsid w:val="001279B3"/>
    <w:rsid w:val="001279FC"/>
    <w:rsid w:val="00127ADE"/>
    <w:rsid w:val="00127C34"/>
    <w:rsid w:val="001305A8"/>
    <w:rsid w:val="001309BB"/>
    <w:rsid w:val="00130F16"/>
    <w:rsid w:val="0013129F"/>
    <w:rsid w:val="00131327"/>
    <w:rsid w:val="00131447"/>
    <w:rsid w:val="00131459"/>
    <w:rsid w:val="0013160A"/>
    <w:rsid w:val="001317F2"/>
    <w:rsid w:val="00131BA7"/>
    <w:rsid w:val="00131CE2"/>
    <w:rsid w:val="001321E9"/>
    <w:rsid w:val="00132412"/>
    <w:rsid w:val="001324B7"/>
    <w:rsid w:val="0013255A"/>
    <w:rsid w:val="0013309F"/>
    <w:rsid w:val="001331EE"/>
    <w:rsid w:val="001331F1"/>
    <w:rsid w:val="001332EF"/>
    <w:rsid w:val="00133415"/>
    <w:rsid w:val="001336EC"/>
    <w:rsid w:val="00133CE9"/>
    <w:rsid w:val="00133D3F"/>
    <w:rsid w:val="001340B7"/>
    <w:rsid w:val="001347F7"/>
    <w:rsid w:val="00134C1A"/>
    <w:rsid w:val="00134CB4"/>
    <w:rsid w:val="00134F29"/>
    <w:rsid w:val="00135380"/>
    <w:rsid w:val="001353CA"/>
    <w:rsid w:val="00135449"/>
    <w:rsid w:val="001355DA"/>
    <w:rsid w:val="0013566D"/>
    <w:rsid w:val="001356FF"/>
    <w:rsid w:val="00135737"/>
    <w:rsid w:val="0013596F"/>
    <w:rsid w:val="001359C7"/>
    <w:rsid w:val="00135EBD"/>
    <w:rsid w:val="00135EE8"/>
    <w:rsid w:val="00136000"/>
    <w:rsid w:val="001361E9"/>
    <w:rsid w:val="00136CA4"/>
    <w:rsid w:val="00137347"/>
    <w:rsid w:val="00137838"/>
    <w:rsid w:val="001378BF"/>
    <w:rsid w:val="0014009F"/>
    <w:rsid w:val="001400AE"/>
    <w:rsid w:val="00140461"/>
    <w:rsid w:val="00140A74"/>
    <w:rsid w:val="00140B89"/>
    <w:rsid w:val="00140D08"/>
    <w:rsid w:val="00141083"/>
    <w:rsid w:val="001414CD"/>
    <w:rsid w:val="001414FA"/>
    <w:rsid w:val="00141787"/>
    <w:rsid w:val="00141B93"/>
    <w:rsid w:val="001420F4"/>
    <w:rsid w:val="0014220D"/>
    <w:rsid w:val="0014223F"/>
    <w:rsid w:val="001423F9"/>
    <w:rsid w:val="0014271D"/>
    <w:rsid w:val="00142F2F"/>
    <w:rsid w:val="001437E0"/>
    <w:rsid w:val="00143899"/>
    <w:rsid w:val="00143951"/>
    <w:rsid w:val="00143F14"/>
    <w:rsid w:val="00144290"/>
    <w:rsid w:val="001447D5"/>
    <w:rsid w:val="00144EB2"/>
    <w:rsid w:val="00144F81"/>
    <w:rsid w:val="00144FFC"/>
    <w:rsid w:val="0014515B"/>
    <w:rsid w:val="001452C6"/>
    <w:rsid w:val="001453B6"/>
    <w:rsid w:val="001454EB"/>
    <w:rsid w:val="00145953"/>
    <w:rsid w:val="00145BB3"/>
    <w:rsid w:val="00145CCA"/>
    <w:rsid w:val="00145D7D"/>
    <w:rsid w:val="00145EFE"/>
    <w:rsid w:val="00146085"/>
    <w:rsid w:val="001461D2"/>
    <w:rsid w:val="001462E7"/>
    <w:rsid w:val="00146BA4"/>
    <w:rsid w:val="001472C5"/>
    <w:rsid w:val="00147331"/>
    <w:rsid w:val="00147847"/>
    <w:rsid w:val="00147A7F"/>
    <w:rsid w:val="001505A0"/>
    <w:rsid w:val="00150606"/>
    <w:rsid w:val="00150624"/>
    <w:rsid w:val="00150718"/>
    <w:rsid w:val="00150758"/>
    <w:rsid w:val="00150C44"/>
    <w:rsid w:val="00150E30"/>
    <w:rsid w:val="0015104F"/>
    <w:rsid w:val="001511BD"/>
    <w:rsid w:val="00151731"/>
    <w:rsid w:val="00151841"/>
    <w:rsid w:val="00151D80"/>
    <w:rsid w:val="0015216E"/>
    <w:rsid w:val="0015276D"/>
    <w:rsid w:val="00152A67"/>
    <w:rsid w:val="00152D60"/>
    <w:rsid w:val="00152D8B"/>
    <w:rsid w:val="00153498"/>
    <w:rsid w:val="00153703"/>
    <w:rsid w:val="00153B25"/>
    <w:rsid w:val="00153CFE"/>
    <w:rsid w:val="00154957"/>
    <w:rsid w:val="00154BA1"/>
    <w:rsid w:val="00154D48"/>
    <w:rsid w:val="00154E93"/>
    <w:rsid w:val="001550EA"/>
    <w:rsid w:val="001555BE"/>
    <w:rsid w:val="0015598C"/>
    <w:rsid w:val="001559EC"/>
    <w:rsid w:val="00155BBD"/>
    <w:rsid w:val="00155D97"/>
    <w:rsid w:val="0015640C"/>
    <w:rsid w:val="001566D0"/>
    <w:rsid w:val="00156A59"/>
    <w:rsid w:val="00156A8A"/>
    <w:rsid w:val="00156C64"/>
    <w:rsid w:val="00156D65"/>
    <w:rsid w:val="00156FD0"/>
    <w:rsid w:val="00157097"/>
    <w:rsid w:val="001570C0"/>
    <w:rsid w:val="0016065B"/>
    <w:rsid w:val="001608EF"/>
    <w:rsid w:val="001609CC"/>
    <w:rsid w:val="00160CF1"/>
    <w:rsid w:val="00160CFC"/>
    <w:rsid w:val="00161229"/>
    <w:rsid w:val="0016163F"/>
    <w:rsid w:val="001617D3"/>
    <w:rsid w:val="00161CF1"/>
    <w:rsid w:val="00161F85"/>
    <w:rsid w:val="00162047"/>
    <w:rsid w:val="00162140"/>
    <w:rsid w:val="001624D9"/>
    <w:rsid w:val="00162758"/>
    <w:rsid w:val="00162CA4"/>
    <w:rsid w:val="00162D02"/>
    <w:rsid w:val="00162D5D"/>
    <w:rsid w:val="00162DB4"/>
    <w:rsid w:val="00163140"/>
    <w:rsid w:val="00163670"/>
    <w:rsid w:val="001636BF"/>
    <w:rsid w:val="00163A15"/>
    <w:rsid w:val="00163A18"/>
    <w:rsid w:val="00163C9D"/>
    <w:rsid w:val="00163CF2"/>
    <w:rsid w:val="00163EDD"/>
    <w:rsid w:val="00164705"/>
    <w:rsid w:val="00164924"/>
    <w:rsid w:val="00164C05"/>
    <w:rsid w:val="0016503A"/>
    <w:rsid w:val="001653B8"/>
    <w:rsid w:val="001654CE"/>
    <w:rsid w:val="00165503"/>
    <w:rsid w:val="001657F3"/>
    <w:rsid w:val="00165817"/>
    <w:rsid w:val="0016589C"/>
    <w:rsid w:val="00165F91"/>
    <w:rsid w:val="001662E4"/>
    <w:rsid w:val="00166421"/>
    <w:rsid w:val="001664F7"/>
    <w:rsid w:val="0016687E"/>
    <w:rsid w:val="00166B3A"/>
    <w:rsid w:val="00166C60"/>
    <w:rsid w:val="001676B1"/>
    <w:rsid w:val="00167BF9"/>
    <w:rsid w:val="00167DA4"/>
    <w:rsid w:val="00170311"/>
    <w:rsid w:val="00170A40"/>
    <w:rsid w:val="00170A8A"/>
    <w:rsid w:val="00170F73"/>
    <w:rsid w:val="00171283"/>
    <w:rsid w:val="001713B9"/>
    <w:rsid w:val="00171499"/>
    <w:rsid w:val="001714AB"/>
    <w:rsid w:val="00171704"/>
    <w:rsid w:val="00171DE2"/>
    <w:rsid w:val="001724CE"/>
    <w:rsid w:val="00172FA3"/>
    <w:rsid w:val="00172FC6"/>
    <w:rsid w:val="00173219"/>
    <w:rsid w:val="001733EE"/>
    <w:rsid w:val="0017359F"/>
    <w:rsid w:val="001735B0"/>
    <w:rsid w:val="0017379E"/>
    <w:rsid w:val="00173CB8"/>
    <w:rsid w:val="00173FC4"/>
    <w:rsid w:val="00174119"/>
    <w:rsid w:val="0017457A"/>
    <w:rsid w:val="00174ABC"/>
    <w:rsid w:val="00175108"/>
    <w:rsid w:val="001752F8"/>
    <w:rsid w:val="00175316"/>
    <w:rsid w:val="0017544B"/>
    <w:rsid w:val="0017574B"/>
    <w:rsid w:val="00175776"/>
    <w:rsid w:val="0017582F"/>
    <w:rsid w:val="00175833"/>
    <w:rsid w:val="00175A80"/>
    <w:rsid w:val="00176074"/>
    <w:rsid w:val="0017646E"/>
    <w:rsid w:val="0017658F"/>
    <w:rsid w:val="00176663"/>
    <w:rsid w:val="001767AA"/>
    <w:rsid w:val="001769D1"/>
    <w:rsid w:val="00176D44"/>
    <w:rsid w:val="00176D7F"/>
    <w:rsid w:val="001773B0"/>
    <w:rsid w:val="001779CC"/>
    <w:rsid w:val="00177A15"/>
    <w:rsid w:val="00177AD2"/>
    <w:rsid w:val="00177F17"/>
    <w:rsid w:val="0018007C"/>
    <w:rsid w:val="00180427"/>
    <w:rsid w:val="001804F4"/>
    <w:rsid w:val="00180714"/>
    <w:rsid w:val="00180B7E"/>
    <w:rsid w:val="00181188"/>
    <w:rsid w:val="00181605"/>
    <w:rsid w:val="00181963"/>
    <w:rsid w:val="00181AEE"/>
    <w:rsid w:val="00181B6B"/>
    <w:rsid w:val="00181C8E"/>
    <w:rsid w:val="00181D26"/>
    <w:rsid w:val="0018223A"/>
    <w:rsid w:val="001822EF"/>
    <w:rsid w:val="001824AB"/>
    <w:rsid w:val="0018278F"/>
    <w:rsid w:val="001829E2"/>
    <w:rsid w:val="00182B4F"/>
    <w:rsid w:val="00182BA1"/>
    <w:rsid w:val="00182BA5"/>
    <w:rsid w:val="001831EB"/>
    <w:rsid w:val="001833B3"/>
    <w:rsid w:val="001834D4"/>
    <w:rsid w:val="00183973"/>
    <w:rsid w:val="00183FE9"/>
    <w:rsid w:val="00184448"/>
    <w:rsid w:val="00184566"/>
    <w:rsid w:val="001845F9"/>
    <w:rsid w:val="0018469D"/>
    <w:rsid w:val="0018482D"/>
    <w:rsid w:val="00184EA5"/>
    <w:rsid w:val="00184F12"/>
    <w:rsid w:val="00185346"/>
    <w:rsid w:val="0018538F"/>
    <w:rsid w:val="00185542"/>
    <w:rsid w:val="0018567F"/>
    <w:rsid w:val="00186598"/>
    <w:rsid w:val="001866D8"/>
    <w:rsid w:val="0018677F"/>
    <w:rsid w:val="001867D9"/>
    <w:rsid w:val="00186898"/>
    <w:rsid w:val="00186B0A"/>
    <w:rsid w:val="00186B82"/>
    <w:rsid w:val="00186BD6"/>
    <w:rsid w:val="00186DDB"/>
    <w:rsid w:val="00186E98"/>
    <w:rsid w:val="00186F4D"/>
    <w:rsid w:val="00186F54"/>
    <w:rsid w:val="0018793A"/>
    <w:rsid w:val="00187AA6"/>
    <w:rsid w:val="00187D14"/>
    <w:rsid w:val="00187D4A"/>
    <w:rsid w:val="00187DDC"/>
    <w:rsid w:val="00187E6C"/>
    <w:rsid w:val="001906FC"/>
    <w:rsid w:val="0019136C"/>
    <w:rsid w:val="0019158F"/>
    <w:rsid w:val="001919A7"/>
    <w:rsid w:val="00191B4C"/>
    <w:rsid w:val="00191D9B"/>
    <w:rsid w:val="00191E94"/>
    <w:rsid w:val="00192445"/>
    <w:rsid w:val="001926B4"/>
    <w:rsid w:val="00192700"/>
    <w:rsid w:val="00192831"/>
    <w:rsid w:val="00192C65"/>
    <w:rsid w:val="00192E51"/>
    <w:rsid w:val="00192FFC"/>
    <w:rsid w:val="0019314F"/>
    <w:rsid w:val="0019331C"/>
    <w:rsid w:val="0019393D"/>
    <w:rsid w:val="00194329"/>
    <w:rsid w:val="00194517"/>
    <w:rsid w:val="001947A2"/>
    <w:rsid w:val="0019481F"/>
    <w:rsid w:val="00194A2F"/>
    <w:rsid w:val="00195128"/>
    <w:rsid w:val="00195788"/>
    <w:rsid w:val="0019595F"/>
    <w:rsid w:val="00195BB7"/>
    <w:rsid w:val="00195D32"/>
    <w:rsid w:val="00196364"/>
    <w:rsid w:val="001967FF"/>
    <w:rsid w:val="00196F9F"/>
    <w:rsid w:val="001973E8"/>
    <w:rsid w:val="0019770F"/>
    <w:rsid w:val="001978AA"/>
    <w:rsid w:val="001979F8"/>
    <w:rsid w:val="00197B0D"/>
    <w:rsid w:val="00197BA9"/>
    <w:rsid w:val="001A01EB"/>
    <w:rsid w:val="001A1207"/>
    <w:rsid w:val="001A1330"/>
    <w:rsid w:val="001A1BE2"/>
    <w:rsid w:val="001A1BF7"/>
    <w:rsid w:val="001A1E39"/>
    <w:rsid w:val="001A21AA"/>
    <w:rsid w:val="001A265D"/>
    <w:rsid w:val="001A2A1D"/>
    <w:rsid w:val="001A2EFD"/>
    <w:rsid w:val="001A398C"/>
    <w:rsid w:val="001A3A45"/>
    <w:rsid w:val="001A3AF5"/>
    <w:rsid w:val="001A3B3D"/>
    <w:rsid w:val="001A3D23"/>
    <w:rsid w:val="001A3FF0"/>
    <w:rsid w:val="001A3FFD"/>
    <w:rsid w:val="001A42CE"/>
    <w:rsid w:val="001A42DD"/>
    <w:rsid w:val="001A433E"/>
    <w:rsid w:val="001A441D"/>
    <w:rsid w:val="001A44C9"/>
    <w:rsid w:val="001A4520"/>
    <w:rsid w:val="001A4A8D"/>
    <w:rsid w:val="001A4B51"/>
    <w:rsid w:val="001A4E39"/>
    <w:rsid w:val="001A4EB2"/>
    <w:rsid w:val="001A52C9"/>
    <w:rsid w:val="001A57F0"/>
    <w:rsid w:val="001A5B9E"/>
    <w:rsid w:val="001A5C35"/>
    <w:rsid w:val="001A5EFB"/>
    <w:rsid w:val="001A6036"/>
    <w:rsid w:val="001A6062"/>
    <w:rsid w:val="001A622C"/>
    <w:rsid w:val="001A638F"/>
    <w:rsid w:val="001A66CE"/>
    <w:rsid w:val="001A6975"/>
    <w:rsid w:val="001A70D5"/>
    <w:rsid w:val="001A70ED"/>
    <w:rsid w:val="001A761C"/>
    <w:rsid w:val="001A798E"/>
    <w:rsid w:val="001A7ABE"/>
    <w:rsid w:val="001A7DDF"/>
    <w:rsid w:val="001B0085"/>
    <w:rsid w:val="001B0894"/>
    <w:rsid w:val="001B08B0"/>
    <w:rsid w:val="001B0FDA"/>
    <w:rsid w:val="001B1928"/>
    <w:rsid w:val="001B237F"/>
    <w:rsid w:val="001B2395"/>
    <w:rsid w:val="001B2754"/>
    <w:rsid w:val="001B2793"/>
    <w:rsid w:val="001B2889"/>
    <w:rsid w:val="001B28AD"/>
    <w:rsid w:val="001B33D5"/>
    <w:rsid w:val="001B344F"/>
    <w:rsid w:val="001B3D4A"/>
    <w:rsid w:val="001B3EF6"/>
    <w:rsid w:val="001B4110"/>
    <w:rsid w:val="001B416A"/>
    <w:rsid w:val="001B41B9"/>
    <w:rsid w:val="001B42F7"/>
    <w:rsid w:val="001B4429"/>
    <w:rsid w:val="001B451F"/>
    <w:rsid w:val="001B48C3"/>
    <w:rsid w:val="001B4D71"/>
    <w:rsid w:val="001B4E1C"/>
    <w:rsid w:val="001B5570"/>
    <w:rsid w:val="001B5691"/>
    <w:rsid w:val="001B67DC"/>
    <w:rsid w:val="001B68DF"/>
    <w:rsid w:val="001B71C2"/>
    <w:rsid w:val="001B731B"/>
    <w:rsid w:val="001B7722"/>
    <w:rsid w:val="001B7836"/>
    <w:rsid w:val="001B7846"/>
    <w:rsid w:val="001B7E17"/>
    <w:rsid w:val="001C008D"/>
    <w:rsid w:val="001C061C"/>
    <w:rsid w:val="001C0937"/>
    <w:rsid w:val="001C0D62"/>
    <w:rsid w:val="001C0ED2"/>
    <w:rsid w:val="001C1107"/>
    <w:rsid w:val="001C129A"/>
    <w:rsid w:val="001C14F9"/>
    <w:rsid w:val="001C1548"/>
    <w:rsid w:val="001C183D"/>
    <w:rsid w:val="001C1A62"/>
    <w:rsid w:val="001C1A95"/>
    <w:rsid w:val="001C1E35"/>
    <w:rsid w:val="001C21C8"/>
    <w:rsid w:val="001C23D8"/>
    <w:rsid w:val="001C243D"/>
    <w:rsid w:val="001C2B49"/>
    <w:rsid w:val="001C2CFE"/>
    <w:rsid w:val="001C2E76"/>
    <w:rsid w:val="001C30CC"/>
    <w:rsid w:val="001C30EB"/>
    <w:rsid w:val="001C319B"/>
    <w:rsid w:val="001C3768"/>
    <w:rsid w:val="001C39B3"/>
    <w:rsid w:val="001C3A80"/>
    <w:rsid w:val="001C3C77"/>
    <w:rsid w:val="001C421C"/>
    <w:rsid w:val="001C42C9"/>
    <w:rsid w:val="001C4502"/>
    <w:rsid w:val="001C4D1C"/>
    <w:rsid w:val="001C4E65"/>
    <w:rsid w:val="001C4E9D"/>
    <w:rsid w:val="001C508E"/>
    <w:rsid w:val="001C5106"/>
    <w:rsid w:val="001C582E"/>
    <w:rsid w:val="001C5D5E"/>
    <w:rsid w:val="001C64EE"/>
    <w:rsid w:val="001C6704"/>
    <w:rsid w:val="001C6D17"/>
    <w:rsid w:val="001C744E"/>
    <w:rsid w:val="001C77A1"/>
    <w:rsid w:val="001C77D0"/>
    <w:rsid w:val="001C77D5"/>
    <w:rsid w:val="001C77D6"/>
    <w:rsid w:val="001C7A53"/>
    <w:rsid w:val="001C7D23"/>
    <w:rsid w:val="001D078B"/>
    <w:rsid w:val="001D07B0"/>
    <w:rsid w:val="001D0A71"/>
    <w:rsid w:val="001D10C6"/>
    <w:rsid w:val="001D14D1"/>
    <w:rsid w:val="001D19BA"/>
    <w:rsid w:val="001D19EE"/>
    <w:rsid w:val="001D1BA7"/>
    <w:rsid w:val="001D1BC1"/>
    <w:rsid w:val="001D1CFE"/>
    <w:rsid w:val="001D1F80"/>
    <w:rsid w:val="001D20B8"/>
    <w:rsid w:val="001D2456"/>
    <w:rsid w:val="001D24A5"/>
    <w:rsid w:val="001D2756"/>
    <w:rsid w:val="001D2D8B"/>
    <w:rsid w:val="001D351C"/>
    <w:rsid w:val="001D3734"/>
    <w:rsid w:val="001D3FD7"/>
    <w:rsid w:val="001D40A6"/>
    <w:rsid w:val="001D478B"/>
    <w:rsid w:val="001D484D"/>
    <w:rsid w:val="001D4946"/>
    <w:rsid w:val="001D4A8A"/>
    <w:rsid w:val="001D4AE8"/>
    <w:rsid w:val="001D4BD4"/>
    <w:rsid w:val="001D4D2E"/>
    <w:rsid w:val="001D5407"/>
    <w:rsid w:val="001D59E5"/>
    <w:rsid w:val="001D5B62"/>
    <w:rsid w:val="001D6631"/>
    <w:rsid w:val="001D6693"/>
    <w:rsid w:val="001D66BC"/>
    <w:rsid w:val="001D6755"/>
    <w:rsid w:val="001D6861"/>
    <w:rsid w:val="001D69DB"/>
    <w:rsid w:val="001D6EA5"/>
    <w:rsid w:val="001D70D0"/>
    <w:rsid w:val="001D7112"/>
    <w:rsid w:val="001D7115"/>
    <w:rsid w:val="001D72D2"/>
    <w:rsid w:val="001D75A9"/>
    <w:rsid w:val="001D77DA"/>
    <w:rsid w:val="001D79DE"/>
    <w:rsid w:val="001D7D15"/>
    <w:rsid w:val="001E066B"/>
    <w:rsid w:val="001E076F"/>
    <w:rsid w:val="001E081D"/>
    <w:rsid w:val="001E0A1C"/>
    <w:rsid w:val="001E0BBF"/>
    <w:rsid w:val="001E0C06"/>
    <w:rsid w:val="001E0C69"/>
    <w:rsid w:val="001E0F15"/>
    <w:rsid w:val="001E112B"/>
    <w:rsid w:val="001E1130"/>
    <w:rsid w:val="001E12D8"/>
    <w:rsid w:val="001E13E4"/>
    <w:rsid w:val="001E14E9"/>
    <w:rsid w:val="001E1512"/>
    <w:rsid w:val="001E18E1"/>
    <w:rsid w:val="001E1A85"/>
    <w:rsid w:val="001E1A95"/>
    <w:rsid w:val="001E287C"/>
    <w:rsid w:val="001E298A"/>
    <w:rsid w:val="001E2A8C"/>
    <w:rsid w:val="001E2CCB"/>
    <w:rsid w:val="001E2E5F"/>
    <w:rsid w:val="001E3205"/>
    <w:rsid w:val="001E3D12"/>
    <w:rsid w:val="001E446F"/>
    <w:rsid w:val="001E4742"/>
    <w:rsid w:val="001E488E"/>
    <w:rsid w:val="001E4E43"/>
    <w:rsid w:val="001E518B"/>
    <w:rsid w:val="001E53CB"/>
    <w:rsid w:val="001E53FD"/>
    <w:rsid w:val="001E54D6"/>
    <w:rsid w:val="001E5526"/>
    <w:rsid w:val="001E5666"/>
    <w:rsid w:val="001E5D81"/>
    <w:rsid w:val="001E63A5"/>
    <w:rsid w:val="001E65F4"/>
    <w:rsid w:val="001E68B0"/>
    <w:rsid w:val="001E6965"/>
    <w:rsid w:val="001E6AD5"/>
    <w:rsid w:val="001E6F16"/>
    <w:rsid w:val="001E7336"/>
    <w:rsid w:val="001E7585"/>
    <w:rsid w:val="001E7617"/>
    <w:rsid w:val="001E78FE"/>
    <w:rsid w:val="001E7932"/>
    <w:rsid w:val="001E796F"/>
    <w:rsid w:val="001E7D80"/>
    <w:rsid w:val="001F00D2"/>
    <w:rsid w:val="001F0456"/>
    <w:rsid w:val="001F0C7C"/>
    <w:rsid w:val="001F0EA8"/>
    <w:rsid w:val="001F145C"/>
    <w:rsid w:val="001F18A4"/>
    <w:rsid w:val="001F1E23"/>
    <w:rsid w:val="001F1ED7"/>
    <w:rsid w:val="001F1F21"/>
    <w:rsid w:val="001F22EF"/>
    <w:rsid w:val="001F2462"/>
    <w:rsid w:val="001F2D96"/>
    <w:rsid w:val="001F2E1D"/>
    <w:rsid w:val="001F30C7"/>
    <w:rsid w:val="001F3475"/>
    <w:rsid w:val="001F3A10"/>
    <w:rsid w:val="001F3AC2"/>
    <w:rsid w:val="001F3CE2"/>
    <w:rsid w:val="001F402D"/>
    <w:rsid w:val="001F4198"/>
    <w:rsid w:val="001F4244"/>
    <w:rsid w:val="001F4406"/>
    <w:rsid w:val="001F47F1"/>
    <w:rsid w:val="001F4865"/>
    <w:rsid w:val="001F489F"/>
    <w:rsid w:val="001F48F8"/>
    <w:rsid w:val="001F5053"/>
    <w:rsid w:val="001F525E"/>
    <w:rsid w:val="001F5307"/>
    <w:rsid w:val="001F551E"/>
    <w:rsid w:val="001F5B84"/>
    <w:rsid w:val="001F5C2E"/>
    <w:rsid w:val="001F5FF2"/>
    <w:rsid w:val="001F64DF"/>
    <w:rsid w:val="001F6596"/>
    <w:rsid w:val="001F697C"/>
    <w:rsid w:val="001F69D7"/>
    <w:rsid w:val="001F6D37"/>
    <w:rsid w:val="001F7005"/>
    <w:rsid w:val="001F72AC"/>
    <w:rsid w:val="001F7345"/>
    <w:rsid w:val="001F75F0"/>
    <w:rsid w:val="001F7C33"/>
    <w:rsid w:val="002000F8"/>
    <w:rsid w:val="002001C0"/>
    <w:rsid w:val="002001F5"/>
    <w:rsid w:val="002002BE"/>
    <w:rsid w:val="00200307"/>
    <w:rsid w:val="002004F8"/>
    <w:rsid w:val="00200665"/>
    <w:rsid w:val="00200BD7"/>
    <w:rsid w:val="00200EEF"/>
    <w:rsid w:val="00200F49"/>
    <w:rsid w:val="00200F71"/>
    <w:rsid w:val="00200FE7"/>
    <w:rsid w:val="002016E3"/>
    <w:rsid w:val="00201ACC"/>
    <w:rsid w:val="0020236C"/>
    <w:rsid w:val="002026BE"/>
    <w:rsid w:val="00202A47"/>
    <w:rsid w:val="00202A98"/>
    <w:rsid w:val="00202AA5"/>
    <w:rsid w:val="00202CCD"/>
    <w:rsid w:val="00202E6E"/>
    <w:rsid w:val="00203276"/>
    <w:rsid w:val="002033C1"/>
    <w:rsid w:val="00203513"/>
    <w:rsid w:val="0020391E"/>
    <w:rsid w:val="00203A23"/>
    <w:rsid w:val="00203C5C"/>
    <w:rsid w:val="00203EC3"/>
    <w:rsid w:val="00204194"/>
    <w:rsid w:val="0020457C"/>
    <w:rsid w:val="00204629"/>
    <w:rsid w:val="00204651"/>
    <w:rsid w:val="0020465B"/>
    <w:rsid w:val="0020481A"/>
    <w:rsid w:val="00204866"/>
    <w:rsid w:val="0020488C"/>
    <w:rsid w:val="00204903"/>
    <w:rsid w:val="00204A9C"/>
    <w:rsid w:val="00204FF5"/>
    <w:rsid w:val="00205201"/>
    <w:rsid w:val="0020523E"/>
    <w:rsid w:val="00205446"/>
    <w:rsid w:val="002055C7"/>
    <w:rsid w:val="002055D2"/>
    <w:rsid w:val="002058B8"/>
    <w:rsid w:val="00205955"/>
    <w:rsid w:val="00205DB8"/>
    <w:rsid w:val="00205E9B"/>
    <w:rsid w:val="00205EC4"/>
    <w:rsid w:val="00205ED4"/>
    <w:rsid w:val="00205F88"/>
    <w:rsid w:val="002062CA"/>
    <w:rsid w:val="002062EA"/>
    <w:rsid w:val="0020645A"/>
    <w:rsid w:val="002069F8"/>
    <w:rsid w:val="00206D1C"/>
    <w:rsid w:val="00206E70"/>
    <w:rsid w:val="00206F52"/>
    <w:rsid w:val="0020720A"/>
    <w:rsid w:val="00207219"/>
    <w:rsid w:val="00207354"/>
    <w:rsid w:val="002075E3"/>
    <w:rsid w:val="00207971"/>
    <w:rsid w:val="00207B18"/>
    <w:rsid w:val="00207FE7"/>
    <w:rsid w:val="0021006D"/>
    <w:rsid w:val="002100F1"/>
    <w:rsid w:val="0021075B"/>
    <w:rsid w:val="002107A8"/>
    <w:rsid w:val="002108F5"/>
    <w:rsid w:val="00210D9D"/>
    <w:rsid w:val="00210E61"/>
    <w:rsid w:val="0021126A"/>
    <w:rsid w:val="00211532"/>
    <w:rsid w:val="00211649"/>
    <w:rsid w:val="002117AF"/>
    <w:rsid w:val="002118A8"/>
    <w:rsid w:val="00211A2B"/>
    <w:rsid w:val="00211A63"/>
    <w:rsid w:val="00211AD4"/>
    <w:rsid w:val="00211CAD"/>
    <w:rsid w:val="00211E42"/>
    <w:rsid w:val="00212056"/>
    <w:rsid w:val="002125CC"/>
    <w:rsid w:val="002126CD"/>
    <w:rsid w:val="00212B36"/>
    <w:rsid w:val="00212E62"/>
    <w:rsid w:val="002130A4"/>
    <w:rsid w:val="002131E4"/>
    <w:rsid w:val="00214068"/>
    <w:rsid w:val="002140D7"/>
    <w:rsid w:val="002148A7"/>
    <w:rsid w:val="00214CA4"/>
    <w:rsid w:val="00214D62"/>
    <w:rsid w:val="002151D2"/>
    <w:rsid w:val="00215712"/>
    <w:rsid w:val="00215874"/>
    <w:rsid w:val="00215AE8"/>
    <w:rsid w:val="00215E25"/>
    <w:rsid w:val="00215F0F"/>
    <w:rsid w:val="002162C2"/>
    <w:rsid w:val="002163CA"/>
    <w:rsid w:val="00216673"/>
    <w:rsid w:val="00216729"/>
    <w:rsid w:val="00216A2F"/>
    <w:rsid w:val="00216F65"/>
    <w:rsid w:val="00217220"/>
    <w:rsid w:val="002178CD"/>
    <w:rsid w:val="0021790B"/>
    <w:rsid w:val="00217AA2"/>
    <w:rsid w:val="00217B66"/>
    <w:rsid w:val="00217D0B"/>
    <w:rsid w:val="00220064"/>
    <w:rsid w:val="002200C7"/>
    <w:rsid w:val="0022076E"/>
    <w:rsid w:val="002208AE"/>
    <w:rsid w:val="00220AB2"/>
    <w:rsid w:val="00220C2C"/>
    <w:rsid w:val="0022107C"/>
    <w:rsid w:val="0022124C"/>
    <w:rsid w:val="002212EA"/>
    <w:rsid w:val="00221988"/>
    <w:rsid w:val="00221AB7"/>
    <w:rsid w:val="00221F33"/>
    <w:rsid w:val="00222133"/>
    <w:rsid w:val="0022216E"/>
    <w:rsid w:val="002222FC"/>
    <w:rsid w:val="002224AB"/>
    <w:rsid w:val="002229B3"/>
    <w:rsid w:val="00222BE7"/>
    <w:rsid w:val="00222C54"/>
    <w:rsid w:val="00222C83"/>
    <w:rsid w:val="002231EB"/>
    <w:rsid w:val="002232EB"/>
    <w:rsid w:val="002237B2"/>
    <w:rsid w:val="00223B4D"/>
    <w:rsid w:val="00223B7C"/>
    <w:rsid w:val="00223E13"/>
    <w:rsid w:val="002246EE"/>
    <w:rsid w:val="00224734"/>
    <w:rsid w:val="00224EAB"/>
    <w:rsid w:val="00224FFE"/>
    <w:rsid w:val="002254A9"/>
    <w:rsid w:val="002257C6"/>
    <w:rsid w:val="002258CE"/>
    <w:rsid w:val="00225967"/>
    <w:rsid w:val="00225B77"/>
    <w:rsid w:val="00225BA2"/>
    <w:rsid w:val="00225E21"/>
    <w:rsid w:val="002261CB"/>
    <w:rsid w:val="00226284"/>
    <w:rsid w:val="00226374"/>
    <w:rsid w:val="00226696"/>
    <w:rsid w:val="002267C3"/>
    <w:rsid w:val="00226835"/>
    <w:rsid w:val="00226840"/>
    <w:rsid w:val="002269EF"/>
    <w:rsid w:val="00227031"/>
    <w:rsid w:val="0022781D"/>
    <w:rsid w:val="00227CB9"/>
    <w:rsid w:val="00227E51"/>
    <w:rsid w:val="00230115"/>
    <w:rsid w:val="002303EC"/>
    <w:rsid w:val="00230508"/>
    <w:rsid w:val="0023091E"/>
    <w:rsid w:val="00230E34"/>
    <w:rsid w:val="00230E60"/>
    <w:rsid w:val="00230F76"/>
    <w:rsid w:val="00230F95"/>
    <w:rsid w:val="0023134B"/>
    <w:rsid w:val="002317EE"/>
    <w:rsid w:val="002319CE"/>
    <w:rsid w:val="00231F51"/>
    <w:rsid w:val="002328D6"/>
    <w:rsid w:val="00232C96"/>
    <w:rsid w:val="00232E40"/>
    <w:rsid w:val="00233A37"/>
    <w:rsid w:val="00233AB0"/>
    <w:rsid w:val="00233AF8"/>
    <w:rsid w:val="00233BAD"/>
    <w:rsid w:val="00233D97"/>
    <w:rsid w:val="00233DB4"/>
    <w:rsid w:val="00234627"/>
    <w:rsid w:val="002346FB"/>
    <w:rsid w:val="002347A2"/>
    <w:rsid w:val="002348B7"/>
    <w:rsid w:val="00234942"/>
    <w:rsid w:val="0023496D"/>
    <w:rsid w:val="00234E94"/>
    <w:rsid w:val="0023517C"/>
    <w:rsid w:val="0023547B"/>
    <w:rsid w:val="00235490"/>
    <w:rsid w:val="00235572"/>
    <w:rsid w:val="002361A8"/>
    <w:rsid w:val="0023630D"/>
    <w:rsid w:val="00236429"/>
    <w:rsid w:val="002367D6"/>
    <w:rsid w:val="00236844"/>
    <w:rsid w:val="002368EA"/>
    <w:rsid w:val="00236A69"/>
    <w:rsid w:val="00236AFF"/>
    <w:rsid w:val="00236C61"/>
    <w:rsid w:val="00236F5D"/>
    <w:rsid w:val="0023702D"/>
    <w:rsid w:val="0023710B"/>
    <w:rsid w:val="002371F3"/>
    <w:rsid w:val="002373C5"/>
    <w:rsid w:val="002378E4"/>
    <w:rsid w:val="00237BDE"/>
    <w:rsid w:val="00237E45"/>
    <w:rsid w:val="00240430"/>
    <w:rsid w:val="00240605"/>
    <w:rsid w:val="00240B1B"/>
    <w:rsid w:val="002411E3"/>
    <w:rsid w:val="00241218"/>
    <w:rsid w:val="00241417"/>
    <w:rsid w:val="0024149C"/>
    <w:rsid w:val="00241518"/>
    <w:rsid w:val="002417CE"/>
    <w:rsid w:val="00241896"/>
    <w:rsid w:val="00241918"/>
    <w:rsid w:val="002419C1"/>
    <w:rsid w:val="002419ED"/>
    <w:rsid w:val="00241E12"/>
    <w:rsid w:val="00241F49"/>
    <w:rsid w:val="00242420"/>
    <w:rsid w:val="00242A65"/>
    <w:rsid w:val="00242C80"/>
    <w:rsid w:val="00242CC6"/>
    <w:rsid w:val="00243050"/>
    <w:rsid w:val="002431E8"/>
    <w:rsid w:val="00243477"/>
    <w:rsid w:val="0024376F"/>
    <w:rsid w:val="002442D3"/>
    <w:rsid w:val="00244578"/>
    <w:rsid w:val="00244603"/>
    <w:rsid w:val="00244664"/>
    <w:rsid w:val="00244A11"/>
    <w:rsid w:val="00244A7E"/>
    <w:rsid w:val="00244A8B"/>
    <w:rsid w:val="00244C1E"/>
    <w:rsid w:val="00244E24"/>
    <w:rsid w:val="002450D6"/>
    <w:rsid w:val="0024523B"/>
    <w:rsid w:val="002452FE"/>
    <w:rsid w:val="0024607A"/>
    <w:rsid w:val="0024615C"/>
    <w:rsid w:val="0024620C"/>
    <w:rsid w:val="002464DD"/>
    <w:rsid w:val="0024660F"/>
    <w:rsid w:val="002466CA"/>
    <w:rsid w:val="0024681C"/>
    <w:rsid w:val="00246D3A"/>
    <w:rsid w:val="00246D56"/>
    <w:rsid w:val="00246D9E"/>
    <w:rsid w:val="002470B6"/>
    <w:rsid w:val="0024747C"/>
    <w:rsid w:val="00247DFC"/>
    <w:rsid w:val="00247E39"/>
    <w:rsid w:val="00250142"/>
    <w:rsid w:val="00250635"/>
    <w:rsid w:val="00250BD0"/>
    <w:rsid w:val="0025110A"/>
    <w:rsid w:val="00251854"/>
    <w:rsid w:val="00251894"/>
    <w:rsid w:val="00251A8B"/>
    <w:rsid w:val="00251BCE"/>
    <w:rsid w:val="002522A0"/>
    <w:rsid w:val="002523C2"/>
    <w:rsid w:val="0025332B"/>
    <w:rsid w:val="002535EE"/>
    <w:rsid w:val="002536F7"/>
    <w:rsid w:val="00253892"/>
    <w:rsid w:val="002538B5"/>
    <w:rsid w:val="00253A44"/>
    <w:rsid w:val="00253ABF"/>
    <w:rsid w:val="00253BE6"/>
    <w:rsid w:val="00253C3A"/>
    <w:rsid w:val="00253CC4"/>
    <w:rsid w:val="00254252"/>
    <w:rsid w:val="00254280"/>
    <w:rsid w:val="00254284"/>
    <w:rsid w:val="00254720"/>
    <w:rsid w:val="002549E3"/>
    <w:rsid w:val="00254D41"/>
    <w:rsid w:val="0025587B"/>
    <w:rsid w:val="00255B23"/>
    <w:rsid w:val="00255CF6"/>
    <w:rsid w:val="0025624A"/>
    <w:rsid w:val="002562A3"/>
    <w:rsid w:val="00256385"/>
    <w:rsid w:val="00257003"/>
    <w:rsid w:val="002578D0"/>
    <w:rsid w:val="00257C01"/>
    <w:rsid w:val="0026047A"/>
    <w:rsid w:val="00260633"/>
    <w:rsid w:val="00260727"/>
    <w:rsid w:val="00260A06"/>
    <w:rsid w:val="00260A54"/>
    <w:rsid w:val="00260F10"/>
    <w:rsid w:val="00260F8C"/>
    <w:rsid w:val="0026108C"/>
    <w:rsid w:val="00261430"/>
    <w:rsid w:val="0026155A"/>
    <w:rsid w:val="00261578"/>
    <w:rsid w:val="00261715"/>
    <w:rsid w:val="002617C9"/>
    <w:rsid w:val="002618A2"/>
    <w:rsid w:val="002618E8"/>
    <w:rsid w:val="0026215F"/>
    <w:rsid w:val="002628BF"/>
    <w:rsid w:val="002629E9"/>
    <w:rsid w:val="00262BC7"/>
    <w:rsid w:val="00263608"/>
    <w:rsid w:val="002638CE"/>
    <w:rsid w:val="00263BDA"/>
    <w:rsid w:val="002641DB"/>
    <w:rsid w:val="002644D6"/>
    <w:rsid w:val="0026483D"/>
    <w:rsid w:val="00264BBF"/>
    <w:rsid w:val="00265447"/>
    <w:rsid w:val="00265456"/>
    <w:rsid w:val="002655D1"/>
    <w:rsid w:val="0026560A"/>
    <w:rsid w:val="0026580C"/>
    <w:rsid w:val="00265C32"/>
    <w:rsid w:val="00265C86"/>
    <w:rsid w:val="00265D16"/>
    <w:rsid w:val="00265FBA"/>
    <w:rsid w:val="0026603A"/>
    <w:rsid w:val="0026616D"/>
    <w:rsid w:val="002663EE"/>
    <w:rsid w:val="00266614"/>
    <w:rsid w:val="002666B8"/>
    <w:rsid w:val="0026676D"/>
    <w:rsid w:val="002668F0"/>
    <w:rsid w:val="00266B20"/>
    <w:rsid w:val="002670A7"/>
    <w:rsid w:val="002673F4"/>
    <w:rsid w:val="00267410"/>
    <w:rsid w:val="00267479"/>
    <w:rsid w:val="00267650"/>
    <w:rsid w:val="0027009B"/>
    <w:rsid w:val="002704B8"/>
    <w:rsid w:val="00270544"/>
    <w:rsid w:val="002709DB"/>
    <w:rsid w:val="002713C2"/>
    <w:rsid w:val="00271593"/>
    <w:rsid w:val="00271AC1"/>
    <w:rsid w:val="00271E28"/>
    <w:rsid w:val="00272178"/>
    <w:rsid w:val="002721A5"/>
    <w:rsid w:val="002723B4"/>
    <w:rsid w:val="0027262A"/>
    <w:rsid w:val="002727C4"/>
    <w:rsid w:val="00272F14"/>
    <w:rsid w:val="00272FDD"/>
    <w:rsid w:val="0027304B"/>
    <w:rsid w:val="00273087"/>
    <w:rsid w:val="0027323C"/>
    <w:rsid w:val="00273408"/>
    <w:rsid w:val="00273414"/>
    <w:rsid w:val="00273C0B"/>
    <w:rsid w:val="002740CE"/>
    <w:rsid w:val="00274719"/>
    <w:rsid w:val="0027491F"/>
    <w:rsid w:val="00274D1D"/>
    <w:rsid w:val="00275406"/>
    <w:rsid w:val="002759CC"/>
    <w:rsid w:val="00275AA0"/>
    <w:rsid w:val="00275C01"/>
    <w:rsid w:val="00275D9F"/>
    <w:rsid w:val="00276456"/>
    <w:rsid w:val="0027681E"/>
    <w:rsid w:val="002768B9"/>
    <w:rsid w:val="00276E2E"/>
    <w:rsid w:val="00276EBE"/>
    <w:rsid w:val="0027728B"/>
    <w:rsid w:val="00277730"/>
    <w:rsid w:val="00277A19"/>
    <w:rsid w:val="00280171"/>
    <w:rsid w:val="002801E3"/>
    <w:rsid w:val="00280426"/>
    <w:rsid w:val="00280D76"/>
    <w:rsid w:val="00280DEE"/>
    <w:rsid w:val="00280E82"/>
    <w:rsid w:val="00280EF2"/>
    <w:rsid w:val="00281315"/>
    <w:rsid w:val="0028149C"/>
    <w:rsid w:val="002815BB"/>
    <w:rsid w:val="00281694"/>
    <w:rsid w:val="00281970"/>
    <w:rsid w:val="0028197C"/>
    <w:rsid w:val="00281E95"/>
    <w:rsid w:val="00282152"/>
    <w:rsid w:val="00282198"/>
    <w:rsid w:val="0028230A"/>
    <w:rsid w:val="002824DA"/>
    <w:rsid w:val="002824FC"/>
    <w:rsid w:val="002827E9"/>
    <w:rsid w:val="00282906"/>
    <w:rsid w:val="00282A17"/>
    <w:rsid w:val="00282BC9"/>
    <w:rsid w:val="00282D74"/>
    <w:rsid w:val="00282F98"/>
    <w:rsid w:val="002830A6"/>
    <w:rsid w:val="002832D7"/>
    <w:rsid w:val="00283759"/>
    <w:rsid w:val="0028387A"/>
    <w:rsid w:val="0028398F"/>
    <w:rsid w:val="00283EB6"/>
    <w:rsid w:val="00283F31"/>
    <w:rsid w:val="002843B5"/>
    <w:rsid w:val="002847A8"/>
    <w:rsid w:val="00284BC2"/>
    <w:rsid w:val="00284DA4"/>
    <w:rsid w:val="00284F9C"/>
    <w:rsid w:val="002850D1"/>
    <w:rsid w:val="002850E3"/>
    <w:rsid w:val="00285483"/>
    <w:rsid w:val="00285CF7"/>
    <w:rsid w:val="00285E2C"/>
    <w:rsid w:val="00286193"/>
    <w:rsid w:val="002866F7"/>
    <w:rsid w:val="0028685A"/>
    <w:rsid w:val="00286919"/>
    <w:rsid w:val="00286CEA"/>
    <w:rsid w:val="0028711D"/>
    <w:rsid w:val="00287150"/>
    <w:rsid w:val="00287489"/>
    <w:rsid w:val="0028778A"/>
    <w:rsid w:val="00287996"/>
    <w:rsid w:val="002879AD"/>
    <w:rsid w:val="00287B00"/>
    <w:rsid w:val="00287F31"/>
    <w:rsid w:val="00290212"/>
    <w:rsid w:val="002902AA"/>
    <w:rsid w:val="002902EE"/>
    <w:rsid w:val="002908F0"/>
    <w:rsid w:val="0029101B"/>
    <w:rsid w:val="002911AB"/>
    <w:rsid w:val="00291269"/>
    <w:rsid w:val="00291309"/>
    <w:rsid w:val="002914A1"/>
    <w:rsid w:val="002914E6"/>
    <w:rsid w:val="00291E57"/>
    <w:rsid w:val="00291EFA"/>
    <w:rsid w:val="00292183"/>
    <w:rsid w:val="002924CA"/>
    <w:rsid w:val="0029263B"/>
    <w:rsid w:val="00292AD6"/>
    <w:rsid w:val="00292C36"/>
    <w:rsid w:val="00292E29"/>
    <w:rsid w:val="00292F27"/>
    <w:rsid w:val="00292FB3"/>
    <w:rsid w:val="002931CA"/>
    <w:rsid w:val="0029325D"/>
    <w:rsid w:val="00293A10"/>
    <w:rsid w:val="00293B4E"/>
    <w:rsid w:val="0029457A"/>
    <w:rsid w:val="002947E2"/>
    <w:rsid w:val="0029492F"/>
    <w:rsid w:val="00294B95"/>
    <w:rsid w:val="00294BA8"/>
    <w:rsid w:val="00294DF2"/>
    <w:rsid w:val="00294F3F"/>
    <w:rsid w:val="00295093"/>
    <w:rsid w:val="00295AE2"/>
    <w:rsid w:val="00295E86"/>
    <w:rsid w:val="002962D6"/>
    <w:rsid w:val="0029658B"/>
    <w:rsid w:val="002965F3"/>
    <w:rsid w:val="00296609"/>
    <w:rsid w:val="00296D3C"/>
    <w:rsid w:val="00296E14"/>
    <w:rsid w:val="00297181"/>
    <w:rsid w:val="002979BB"/>
    <w:rsid w:val="002979E0"/>
    <w:rsid w:val="00297CA6"/>
    <w:rsid w:val="00297D8C"/>
    <w:rsid w:val="00297DCB"/>
    <w:rsid w:val="002A0112"/>
    <w:rsid w:val="002A02BF"/>
    <w:rsid w:val="002A170C"/>
    <w:rsid w:val="002A1C0B"/>
    <w:rsid w:val="002A2182"/>
    <w:rsid w:val="002A2295"/>
    <w:rsid w:val="002A22F5"/>
    <w:rsid w:val="002A2597"/>
    <w:rsid w:val="002A2A03"/>
    <w:rsid w:val="002A2A9E"/>
    <w:rsid w:val="002A2B4D"/>
    <w:rsid w:val="002A3233"/>
    <w:rsid w:val="002A4138"/>
    <w:rsid w:val="002A4150"/>
    <w:rsid w:val="002A42F8"/>
    <w:rsid w:val="002A4E2B"/>
    <w:rsid w:val="002A54AE"/>
    <w:rsid w:val="002A5BD0"/>
    <w:rsid w:val="002A5ED2"/>
    <w:rsid w:val="002A5EFF"/>
    <w:rsid w:val="002A63C2"/>
    <w:rsid w:val="002A653E"/>
    <w:rsid w:val="002A6790"/>
    <w:rsid w:val="002A6870"/>
    <w:rsid w:val="002A68F5"/>
    <w:rsid w:val="002A6AC3"/>
    <w:rsid w:val="002A6B2D"/>
    <w:rsid w:val="002A6F6E"/>
    <w:rsid w:val="002A7143"/>
    <w:rsid w:val="002A78B7"/>
    <w:rsid w:val="002A7B52"/>
    <w:rsid w:val="002A7BA6"/>
    <w:rsid w:val="002A7E85"/>
    <w:rsid w:val="002B0491"/>
    <w:rsid w:val="002B04C5"/>
    <w:rsid w:val="002B0687"/>
    <w:rsid w:val="002B0742"/>
    <w:rsid w:val="002B0782"/>
    <w:rsid w:val="002B132F"/>
    <w:rsid w:val="002B1379"/>
    <w:rsid w:val="002B14CE"/>
    <w:rsid w:val="002B1604"/>
    <w:rsid w:val="002B16D9"/>
    <w:rsid w:val="002B1780"/>
    <w:rsid w:val="002B1D5E"/>
    <w:rsid w:val="002B1DB6"/>
    <w:rsid w:val="002B29DB"/>
    <w:rsid w:val="002B2B7E"/>
    <w:rsid w:val="002B32E1"/>
    <w:rsid w:val="002B3823"/>
    <w:rsid w:val="002B3BEF"/>
    <w:rsid w:val="002B3C1C"/>
    <w:rsid w:val="002B3D9F"/>
    <w:rsid w:val="002B3F26"/>
    <w:rsid w:val="002B4EED"/>
    <w:rsid w:val="002B54B1"/>
    <w:rsid w:val="002B555D"/>
    <w:rsid w:val="002B599B"/>
    <w:rsid w:val="002B6832"/>
    <w:rsid w:val="002B6921"/>
    <w:rsid w:val="002B6C93"/>
    <w:rsid w:val="002B7013"/>
    <w:rsid w:val="002B7439"/>
    <w:rsid w:val="002B767E"/>
    <w:rsid w:val="002B7734"/>
    <w:rsid w:val="002B7A02"/>
    <w:rsid w:val="002C01D8"/>
    <w:rsid w:val="002C045D"/>
    <w:rsid w:val="002C05CA"/>
    <w:rsid w:val="002C06FD"/>
    <w:rsid w:val="002C0985"/>
    <w:rsid w:val="002C0D11"/>
    <w:rsid w:val="002C0D3F"/>
    <w:rsid w:val="002C0F46"/>
    <w:rsid w:val="002C1036"/>
    <w:rsid w:val="002C11A7"/>
    <w:rsid w:val="002C12E5"/>
    <w:rsid w:val="002C1665"/>
    <w:rsid w:val="002C1701"/>
    <w:rsid w:val="002C1E41"/>
    <w:rsid w:val="002C1EA1"/>
    <w:rsid w:val="002C23B3"/>
    <w:rsid w:val="002C250D"/>
    <w:rsid w:val="002C2547"/>
    <w:rsid w:val="002C269D"/>
    <w:rsid w:val="002C27A1"/>
    <w:rsid w:val="002C2DB8"/>
    <w:rsid w:val="002C302D"/>
    <w:rsid w:val="002C330B"/>
    <w:rsid w:val="002C34A5"/>
    <w:rsid w:val="002C36FD"/>
    <w:rsid w:val="002C371F"/>
    <w:rsid w:val="002C3835"/>
    <w:rsid w:val="002C39FC"/>
    <w:rsid w:val="002C3A26"/>
    <w:rsid w:val="002C3A66"/>
    <w:rsid w:val="002C3D15"/>
    <w:rsid w:val="002C3F97"/>
    <w:rsid w:val="002C4261"/>
    <w:rsid w:val="002C4288"/>
    <w:rsid w:val="002C471A"/>
    <w:rsid w:val="002C4C0F"/>
    <w:rsid w:val="002C4E6D"/>
    <w:rsid w:val="002C50A9"/>
    <w:rsid w:val="002C523E"/>
    <w:rsid w:val="002C57FC"/>
    <w:rsid w:val="002C593D"/>
    <w:rsid w:val="002C5A24"/>
    <w:rsid w:val="002C6BA7"/>
    <w:rsid w:val="002C7676"/>
    <w:rsid w:val="002C7CA1"/>
    <w:rsid w:val="002D0941"/>
    <w:rsid w:val="002D0A28"/>
    <w:rsid w:val="002D0ECE"/>
    <w:rsid w:val="002D10A1"/>
    <w:rsid w:val="002D11A9"/>
    <w:rsid w:val="002D1817"/>
    <w:rsid w:val="002D1C91"/>
    <w:rsid w:val="002D1DA3"/>
    <w:rsid w:val="002D207D"/>
    <w:rsid w:val="002D2292"/>
    <w:rsid w:val="002D23B9"/>
    <w:rsid w:val="002D26DF"/>
    <w:rsid w:val="002D282F"/>
    <w:rsid w:val="002D2C2A"/>
    <w:rsid w:val="002D2D30"/>
    <w:rsid w:val="002D3127"/>
    <w:rsid w:val="002D331B"/>
    <w:rsid w:val="002D3609"/>
    <w:rsid w:val="002D3926"/>
    <w:rsid w:val="002D3B11"/>
    <w:rsid w:val="002D3CC9"/>
    <w:rsid w:val="002D4532"/>
    <w:rsid w:val="002D4A48"/>
    <w:rsid w:val="002D4A71"/>
    <w:rsid w:val="002D4E1E"/>
    <w:rsid w:val="002D4F39"/>
    <w:rsid w:val="002D4F79"/>
    <w:rsid w:val="002D5384"/>
    <w:rsid w:val="002D59C9"/>
    <w:rsid w:val="002D5BF7"/>
    <w:rsid w:val="002D5E41"/>
    <w:rsid w:val="002D6142"/>
    <w:rsid w:val="002D6632"/>
    <w:rsid w:val="002D6768"/>
    <w:rsid w:val="002D686F"/>
    <w:rsid w:val="002D6DFB"/>
    <w:rsid w:val="002D7302"/>
    <w:rsid w:val="002D733B"/>
    <w:rsid w:val="002D7F15"/>
    <w:rsid w:val="002E015F"/>
    <w:rsid w:val="002E0699"/>
    <w:rsid w:val="002E0F1D"/>
    <w:rsid w:val="002E135F"/>
    <w:rsid w:val="002E1454"/>
    <w:rsid w:val="002E1519"/>
    <w:rsid w:val="002E18F5"/>
    <w:rsid w:val="002E1B5B"/>
    <w:rsid w:val="002E1C8D"/>
    <w:rsid w:val="002E1CCB"/>
    <w:rsid w:val="002E222E"/>
    <w:rsid w:val="002E25DC"/>
    <w:rsid w:val="002E282E"/>
    <w:rsid w:val="002E2E8B"/>
    <w:rsid w:val="002E2EA6"/>
    <w:rsid w:val="002E2FD1"/>
    <w:rsid w:val="002E31F0"/>
    <w:rsid w:val="002E3488"/>
    <w:rsid w:val="002E34E5"/>
    <w:rsid w:val="002E3590"/>
    <w:rsid w:val="002E3635"/>
    <w:rsid w:val="002E380C"/>
    <w:rsid w:val="002E3865"/>
    <w:rsid w:val="002E38F7"/>
    <w:rsid w:val="002E411E"/>
    <w:rsid w:val="002E416A"/>
    <w:rsid w:val="002E421F"/>
    <w:rsid w:val="002E44EA"/>
    <w:rsid w:val="002E4991"/>
    <w:rsid w:val="002E4BC0"/>
    <w:rsid w:val="002E4C71"/>
    <w:rsid w:val="002E55AF"/>
    <w:rsid w:val="002E578E"/>
    <w:rsid w:val="002E5EDB"/>
    <w:rsid w:val="002E61CC"/>
    <w:rsid w:val="002E624F"/>
    <w:rsid w:val="002E64F0"/>
    <w:rsid w:val="002E7024"/>
    <w:rsid w:val="002E7248"/>
    <w:rsid w:val="002E7303"/>
    <w:rsid w:val="002E75C0"/>
    <w:rsid w:val="002E760B"/>
    <w:rsid w:val="002E78CA"/>
    <w:rsid w:val="002E7BB7"/>
    <w:rsid w:val="002E7C21"/>
    <w:rsid w:val="002E7C7E"/>
    <w:rsid w:val="002F014A"/>
    <w:rsid w:val="002F0711"/>
    <w:rsid w:val="002F0723"/>
    <w:rsid w:val="002F1437"/>
    <w:rsid w:val="002F15C1"/>
    <w:rsid w:val="002F1952"/>
    <w:rsid w:val="002F1A44"/>
    <w:rsid w:val="002F1BD0"/>
    <w:rsid w:val="002F1E16"/>
    <w:rsid w:val="002F1E9D"/>
    <w:rsid w:val="002F1F84"/>
    <w:rsid w:val="002F1FBC"/>
    <w:rsid w:val="002F26AC"/>
    <w:rsid w:val="002F27DA"/>
    <w:rsid w:val="002F2CEC"/>
    <w:rsid w:val="002F2E59"/>
    <w:rsid w:val="002F337D"/>
    <w:rsid w:val="002F35FA"/>
    <w:rsid w:val="002F3CC4"/>
    <w:rsid w:val="002F3F2B"/>
    <w:rsid w:val="002F403F"/>
    <w:rsid w:val="002F4473"/>
    <w:rsid w:val="002F45AF"/>
    <w:rsid w:val="002F471C"/>
    <w:rsid w:val="002F49D5"/>
    <w:rsid w:val="002F4B72"/>
    <w:rsid w:val="002F4BBE"/>
    <w:rsid w:val="002F4F07"/>
    <w:rsid w:val="002F52CE"/>
    <w:rsid w:val="002F5929"/>
    <w:rsid w:val="002F5946"/>
    <w:rsid w:val="002F5A6A"/>
    <w:rsid w:val="002F5F23"/>
    <w:rsid w:val="002F6030"/>
    <w:rsid w:val="002F61BA"/>
    <w:rsid w:val="002F6404"/>
    <w:rsid w:val="002F6637"/>
    <w:rsid w:val="002F6786"/>
    <w:rsid w:val="002F6927"/>
    <w:rsid w:val="002F6959"/>
    <w:rsid w:val="002F7543"/>
    <w:rsid w:val="002F791A"/>
    <w:rsid w:val="002F7B66"/>
    <w:rsid w:val="002F7B99"/>
    <w:rsid w:val="002F7BF6"/>
    <w:rsid w:val="002F7C2D"/>
    <w:rsid w:val="002F7FE9"/>
    <w:rsid w:val="003001B9"/>
    <w:rsid w:val="003003F9"/>
    <w:rsid w:val="00300DF7"/>
    <w:rsid w:val="00300F1E"/>
    <w:rsid w:val="0030111E"/>
    <w:rsid w:val="00301359"/>
    <w:rsid w:val="003014A3"/>
    <w:rsid w:val="003014A5"/>
    <w:rsid w:val="00301CE8"/>
    <w:rsid w:val="00301F1B"/>
    <w:rsid w:val="00302520"/>
    <w:rsid w:val="00302583"/>
    <w:rsid w:val="003027C7"/>
    <w:rsid w:val="00302DBD"/>
    <w:rsid w:val="00302E7E"/>
    <w:rsid w:val="0030355E"/>
    <w:rsid w:val="00303826"/>
    <w:rsid w:val="00303A96"/>
    <w:rsid w:val="00303C0B"/>
    <w:rsid w:val="00303E5C"/>
    <w:rsid w:val="00304371"/>
    <w:rsid w:val="003043B3"/>
    <w:rsid w:val="0030469A"/>
    <w:rsid w:val="00304753"/>
    <w:rsid w:val="00304778"/>
    <w:rsid w:val="00304C69"/>
    <w:rsid w:val="00304D32"/>
    <w:rsid w:val="00304DA8"/>
    <w:rsid w:val="00304FB5"/>
    <w:rsid w:val="00305377"/>
    <w:rsid w:val="003055C3"/>
    <w:rsid w:val="003058AB"/>
    <w:rsid w:val="00305AD6"/>
    <w:rsid w:val="00305BDA"/>
    <w:rsid w:val="00305D25"/>
    <w:rsid w:val="00305EB0"/>
    <w:rsid w:val="00305EF5"/>
    <w:rsid w:val="00306103"/>
    <w:rsid w:val="00306114"/>
    <w:rsid w:val="0030656D"/>
    <w:rsid w:val="00307868"/>
    <w:rsid w:val="00307C9A"/>
    <w:rsid w:val="00307D16"/>
    <w:rsid w:val="0031006A"/>
    <w:rsid w:val="003102DA"/>
    <w:rsid w:val="003107D0"/>
    <w:rsid w:val="00310836"/>
    <w:rsid w:val="00310AD0"/>
    <w:rsid w:val="00310AFC"/>
    <w:rsid w:val="00310B65"/>
    <w:rsid w:val="00310C55"/>
    <w:rsid w:val="0031147A"/>
    <w:rsid w:val="003114FE"/>
    <w:rsid w:val="003117A3"/>
    <w:rsid w:val="00311837"/>
    <w:rsid w:val="003121FA"/>
    <w:rsid w:val="00312515"/>
    <w:rsid w:val="0031285D"/>
    <w:rsid w:val="00312A97"/>
    <w:rsid w:val="00312D36"/>
    <w:rsid w:val="00312E51"/>
    <w:rsid w:val="00312F9B"/>
    <w:rsid w:val="0031318C"/>
    <w:rsid w:val="0031352B"/>
    <w:rsid w:val="00313658"/>
    <w:rsid w:val="00313E12"/>
    <w:rsid w:val="00314324"/>
    <w:rsid w:val="0031448E"/>
    <w:rsid w:val="00314544"/>
    <w:rsid w:val="00314596"/>
    <w:rsid w:val="00315194"/>
    <w:rsid w:val="003151C1"/>
    <w:rsid w:val="00315831"/>
    <w:rsid w:val="00315B53"/>
    <w:rsid w:val="00315C54"/>
    <w:rsid w:val="00316035"/>
    <w:rsid w:val="0031611F"/>
    <w:rsid w:val="00316227"/>
    <w:rsid w:val="003168B0"/>
    <w:rsid w:val="00316B1D"/>
    <w:rsid w:val="00317140"/>
    <w:rsid w:val="003177BB"/>
    <w:rsid w:val="00317AA2"/>
    <w:rsid w:val="00317FAF"/>
    <w:rsid w:val="003201AD"/>
    <w:rsid w:val="00320475"/>
    <w:rsid w:val="00320692"/>
    <w:rsid w:val="00320A05"/>
    <w:rsid w:val="00320C9E"/>
    <w:rsid w:val="00320E9D"/>
    <w:rsid w:val="00320EFE"/>
    <w:rsid w:val="00321220"/>
    <w:rsid w:val="00321224"/>
    <w:rsid w:val="00321589"/>
    <w:rsid w:val="00321A78"/>
    <w:rsid w:val="00322167"/>
    <w:rsid w:val="003222AD"/>
    <w:rsid w:val="00322475"/>
    <w:rsid w:val="00322789"/>
    <w:rsid w:val="00322A2E"/>
    <w:rsid w:val="00322B84"/>
    <w:rsid w:val="00322D99"/>
    <w:rsid w:val="003232CB"/>
    <w:rsid w:val="00323330"/>
    <w:rsid w:val="00323643"/>
    <w:rsid w:val="003236D7"/>
    <w:rsid w:val="003237D6"/>
    <w:rsid w:val="0032386D"/>
    <w:rsid w:val="00323920"/>
    <w:rsid w:val="00323A41"/>
    <w:rsid w:val="00323F94"/>
    <w:rsid w:val="0032410B"/>
    <w:rsid w:val="0032425C"/>
    <w:rsid w:val="003243F2"/>
    <w:rsid w:val="003256FB"/>
    <w:rsid w:val="003259F7"/>
    <w:rsid w:val="00325B6E"/>
    <w:rsid w:val="00325BB4"/>
    <w:rsid w:val="00325D52"/>
    <w:rsid w:val="00326045"/>
    <w:rsid w:val="00326272"/>
    <w:rsid w:val="00326547"/>
    <w:rsid w:val="003266F3"/>
    <w:rsid w:val="00326751"/>
    <w:rsid w:val="00326823"/>
    <w:rsid w:val="003268D3"/>
    <w:rsid w:val="00326902"/>
    <w:rsid w:val="003269BF"/>
    <w:rsid w:val="00326C8B"/>
    <w:rsid w:val="00326E82"/>
    <w:rsid w:val="00326FFC"/>
    <w:rsid w:val="00327289"/>
    <w:rsid w:val="0032756F"/>
    <w:rsid w:val="00327645"/>
    <w:rsid w:val="00327A6E"/>
    <w:rsid w:val="00327D17"/>
    <w:rsid w:val="00330D2E"/>
    <w:rsid w:val="00330F67"/>
    <w:rsid w:val="00331105"/>
    <w:rsid w:val="00331368"/>
    <w:rsid w:val="0033160F"/>
    <w:rsid w:val="00331A95"/>
    <w:rsid w:val="0033213B"/>
    <w:rsid w:val="00332358"/>
    <w:rsid w:val="0033284E"/>
    <w:rsid w:val="0033305A"/>
    <w:rsid w:val="003335CE"/>
    <w:rsid w:val="0033391E"/>
    <w:rsid w:val="00333C54"/>
    <w:rsid w:val="00333CAD"/>
    <w:rsid w:val="00333CD0"/>
    <w:rsid w:val="00333E09"/>
    <w:rsid w:val="00333EF5"/>
    <w:rsid w:val="00333F1C"/>
    <w:rsid w:val="00333F80"/>
    <w:rsid w:val="00334014"/>
    <w:rsid w:val="003340ED"/>
    <w:rsid w:val="00334195"/>
    <w:rsid w:val="003341F0"/>
    <w:rsid w:val="0033435E"/>
    <w:rsid w:val="00334393"/>
    <w:rsid w:val="00334597"/>
    <w:rsid w:val="0033499B"/>
    <w:rsid w:val="003349C3"/>
    <w:rsid w:val="00334C69"/>
    <w:rsid w:val="00334DEF"/>
    <w:rsid w:val="00335074"/>
    <w:rsid w:val="00335187"/>
    <w:rsid w:val="00335454"/>
    <w:rsid w:val="00335858"/>
    <w:rsid w:val="00335ED9"/>
    <w:rsid w:val="00335F29"/>
    <w:rsid w:val="003360D2"/>
    <w:rsid w:val="00336140"/>
    <w:rsid w:val="003367BF"/>
    <w:rsid w:val="00336906"/>
    <w:rsid w:val="003369A2"/>
    <w:rsid w:val="00336DAD"/>
    <w:rsid w:val="00336E7A"/>
    <w:rsid w:val="00336F71"/>
    <w:rsid w:val="00337E98"/>
    <w:rsid w:val="00337F4A"/>
    <w:rsid w:val="003400DF"/>
    <w:rsid w:val="003401C3"/>
    <w:rsid w:val="00340657"/>
    <w:rsid w:val="00340F11"/>
    <w:rsid w:val="00341AA6"/>
    <w:rsid w:val="00341DE6"/>
    <w:rsid w:val="00341F84"/>
    <w:rsid w:val="0034226A"/>
    <w:rsid w:val="003425EC"/>
    <w:rsid w:val="00342EFD"/>
    <w:rsid w:val="003430E9"/>
    <w:rsid w:val="00343215"/>
    <w:rsid w:val="0034335F"/>
    <w:rsid w:val="00343805"/>
    <w:rsid w:val="00343814"/>
    <w:rsid w:val="00343843"/>
    <w:rsid w:val="00343877"/>
    <w:rsid w:val="00343A4A"/>
    <w:rsid w:val="00344137"/>
    <w:rsid w:val="0034434B"/>
    <w:rsid w:val="0034446D"/>
    <w:rsid w:val="0034472D"/>
    <w:rsid w:val="003447C2"/>
    <w:rsid w:val="00344995"/>
    <w:rsid w:val="00344BEB"/>
    <w:rsid w:val="00345238"/>
    <w:rsid w:val="00345485"/>
    <w:rsid w:val="00345535"/>
    <w:rsid w:val="003455EA"/>
    <w:rsid w:val="00345677"/>
    <w:rsid w:val="003459F6"/>
    <w:rsid w:val="00345D33"/>
    <w:rsid w:val="003460BD"/>
    <w:rsid w:val="0034646B"/>
    <w:rsid w:val="003466E0"/>
    <w:rsid w:val="00346FEA"/>
    <w:rsid w:val="0034702B"/>
    <w:rsid w:val="003470C3"/>
    <w:rsid w:val="003471DC"/>
    <w:rsid w:val="003476A4"/>
    <w:rsid w:val="003478CA"/>
    <w:rsid w:val="003478DA"/>
    <w:rsid w:val="00347A69"/>
    <w:rsid w:val="00347CFF"/>
    <w:rsid w:val="0034C3B2"/>
    <w:rsid w:val="00350080"/>
    <w:rsid w:val="00350794"/>
    <w:rsid w:val="00350AC5"/>
    <w:rsid w:val="00350E33"/>
    <w:rsid w:val="00351415"/>
    <w:rsid w:val="0035147A"/>
    <w:rsid w:val="00351816"/>
    <w:rsid w:val="00351A2F"/>
    <w:rsid w:val="00351B3A"/>
    <w:rsid w:val="00351D44"/>
    <w:rsid w:val="003522A7"/>
    <w:rsid w:val="003525BB"/>
    <w:rsid w:val="0035278D"/>
    <w:rsid w:val="00352E23"/>
    <w:rsid w:val="0035336D"/>
    <w:rsid w:val="0035391A"/>
    <w:rsid w:val="00353936"/>
    <w:rsid w:val="00353991"/>
    <w:rsid w:val="00353B19"/>
    <w:rsid w:val="00353E9B"/>
    <w:rsid w:val="0035439D"/>
    <w:rsid w:val="0035482C"/>
    <w:rsid w:val="0035490D"/>
    <w:rsid w:val="00354A79"/>
    <w:rsid w:val="00354B18"/>
    <w:rsid w:val="00354D28"/>
    <w:rsid w:val="00354D3A"/>
    <w:rsid w:val="00354ED1"/>
    <w:rsid w:val="00354FCF"/>
    <w:rsid w:val="0035515F"/>
    <w:rsid w:val="003551FE"/>
    <w:rsid w:val="003552EF"/>
    <w:rsid w:val="00355602"/>
    <w:rsid w:val="00355626"/>
    <w:rsid w:val="003556A8"/>
    <w:rsid w:val="0035582B"/>
    <w:rsid w:val="00355877"/>
    <w:rsid w:val="0035590B"/>
    <w:rsid w:val="00355FEF"/>
    <w:rsid w:val="00356727"/>
    <w:rsid w:val="0035676F"/>
    <w:rsid w:val="00357622"/>
    <w:rsid w:val="00357908"/>
    <w:rsid w:val="00357A06"/>
    <w:rsid w:val="00357A41"/>
    <w:rsid w:val="00357E8C"/>
    <w:rsid w:val="003601C7"/>
    <w:rsid w:val="00360323"/>
    <w:rsid w:val="00360642"/>
    <w:rsid w:val="00360689"/>
    <w:rsid w:val="0036086D"/>
    <w:rsid w:val="00360ACD"/>
    <w:rsid w:val="00360E4A"/>
    <w:rsid w:val="00361155"/>
    <w:rsid w:val="00361853"/>
    <w:rsid w:val="00361A39"/>
    <w:rsid w:val="00361C0D"/>
    <w:rsid w:val="00361D19"/>
    <w:rsid w:val="00361E58"/>
    <w:rsid w:val="00362812"/>
    <w:rsid w:val="00362918"/>
    <w:rsid w:val="00362F51"/>
    <w:rsid w:val="00362FE6"/>
    <w:rsid w:val="0036323E"/>
    <w:rsid w:val="0036379A"/>
    <w:rsid w:val="00363B3A"/>
    <w:rsid w:val="00364358"/>
    <w:rsid w:val="00364B0F"/>
    <w:rsid w:val="00364B61"/>
    <w:rsid w:val="00364BFE"/>
    <w:rsid w:val="00364C1A"/>
    <w:rsid w:val="00364D26"/>
    <w:rsid w:val="003651DC"/>
    <w:rsid w:val="003652DE"/>
    <w:rsid w:val="003656E5"/>
    <w:rsid w:val="00365AF4"/>
    <w:rsid w:val="00365CB6"/>
    <w:rsid w:val="00365DF1"/>
    <w:rsid w:val="00365F3E"/>
    <w:rsid w:val="00366044"/>
    <w:rsid w:val="00366107"/>
    <w:rsid w:val="003661FF"/>
    <w:rsid w:val="003668AA"/>
    <w:rsid w:val="00366A4C"/>
    <w:rsid w:val="00366EED"/>
    <w:rsid w:val="0036750A"/>
    <w:rsid w:val="00367639"/>
    <w:rsid w:val="00367691"/>
    <w:rsid w:val="00367A93"/>
    <w:rsid w:val="00367AF7"/>
    <w:rsid w:val="00367B88"/>
    <w:rsid w:val="00367EDF"/>
    <w:rsid w:val="00367F03"/>
    <w:rsid w:val="00370626"/>
    <w:rsid w:val="0037086D"/>
    <w:rsid w:val="00370952"/>
    <w:rsid w:val="00370BAC"/>
    <w:rsid w:val="00371317"/>
    <w:rsid w:val="0037171C"/>
    <w:rsid w:val="00371982"/>
    <w:rsid w:val="00371B30"/>
    <w:rsid w:val="00371B62"/>
    <w:rsid w:val="003727DB"/>
    <w:rsid w:val="00372AE7"/>
    <w:rsid w:val="00372B2C"/>
    <w:rsid w:val="00372F17"/>
    <w:rsid w:val="0037302D"/>
    <w:rsid w:val="003731C5"/>
    <w:rsid w:val="003731D9"/>
    <w:rsid w:val="0037435C"/>
    <w:rsid w:val="00374E53"/>
    <w:rsid w:val="00375746"/>
    <w:rsid w:val="003757DA"/>
    <w:rsid w:val="00375A0F"/>
    <w:rsid w:val="0037673E"/>
    <w:rsid w:val="00376CAB"/>
    <w:rsid w:val="00376D34"/>
    <w:rsid w:val="003778BF"/>
    <w:rsid w:val="00377B91"/>
    <w:rsid w:val="003802A1"/>
    <w:rsid w:val="00380891"/>
    <w:rsid w:val="00381142"/>
    <w:rsid w:val="00381446"/>
    <w:rsid w:val="0038151B"/>
    <w:rsid w:val="003818AF"/>
    <w:rsid w:val="00381AAB"/>
    <w:rsid w:val="003826B9"/>
    <w:rsid w:val="003828D5"/>
    <w:rsid w:val="00382B9A"/>
    <w:rsid w:val="00382CA8"/>
    <w:rsid w:val="0038343B"/>
    <w:rsid w:val="0038359D"/>
    <w:rsid w:val="00383644"/>
    <w:rsid w:val="00383C23"/>
    <w:rsid w:val="00383FBB"/>
    <w:rsid w:val="003840B3"/>
    <w:rsid w:val="003840F7"/>
    <w:rsid w:val="00384C0F"/>
    <w:rsid w:val="00384FBF"/>
    <w:rsid w:val="003855E0"/>
    <w:rsid w:val="00385657"/>
    <w:rsid w:val="003857A2"/>
    <w:rsid w:val="003857A5"/>
    <w:rsid w:val="00385B39"/>
    <w:rsid w:val="00385FCF"/>
    <w:rsid w:val="0038616E"/>
    <w:rsid w:val="00386261"/>
    <w:rsid w:val="003862A0"/>
    <w:rsid w:val="0038672C"/>
    <w:rsid w:val="0038678A"/>
    <w:rsid w:val="00386C35"/>
    <w:rsid w:val="00386D3F"/>
    <w:rsid w:val="00386FA0"/>
    <w:rsid w:val="00387347"/>
    <w:rsid w:val="00387722"/>
    <w:rsid w:val="00387C69"/>
    <w:rsid w:val="00387D12"/>
    <w:rsid w:val="00387E3C"/>
    <w:rsid w:val="00390169"/>
    <w:rsid w:val="003901C6"/>
    <w:rsid w:val="003903D5"/>
    <w:rsid w:val="0039058E"/>
    <w:rsid w:val="00390735"/>
    <w:rsid w:val="00390910"/>
    <w:rsid w:val="0039096D"/>
    <w:rsid w:val="00390F61"/>
    <w:rsid w:val="0039187E"/>
    <w:rsid w:val="0039197B"/>
    <w:rsid w:val="00392042"/>
    <w:rsid w:val="00392161"/>
    <w:rsid w:val="003922BC"/>
    <w:rsid w:val="003922C3"/>
    <w:rsid w:val="00392321"/>
    <w:rsid w:val="0039256C"/>
    <w:rsid w:val="0039280E"/>
    <w:rsid w:val="00392CDF"/>
    <w:rsid w:val="00392D39"/>
    <w:rsid w:val="0039338E"/>
    <w:rsid w:val="00393D5C"/>
    <w:rsid w:val="00393EE5"/>
    <w:rsid w:val="003946B2"/>
    <w:rsid w:val="00394717"/>
    <w:rsid w:val="003947DC"/>
    <w:rsid w:val="0039488F"/>
    <w:rsid w:val="00394C77"/>
    <w:rsid w:val="003952AF"/>
    <w:rsid w:val="00395729"/>
    <w:rsid w:val="003957B2"/>
    <w:rsid w:val="00395A9B"/>
    <w:rsid w:val="00395C8C"/>
    <w:rsid w:val="0039610F"/>
    <w:rsid w:val="00396249"/>
    <w:rsid w:val="003962E9"/>
    <w:rsid w:val="00396521"/>
    <w:rsid w:val="00396701"/>
    <w:rsid w:val="0039684B"/>
    <w:rsid w:val="003970AC"/>
    <w:rsid w:val="003972F4"/>
    <w:rsid w:val="0039743F"/>
    <w:rsid w:val="0039783E"/>
    <w:rsid w:val="0039787D"/>
    <w:rsid w:val="00397F23"/>
    <w:rsid w:val="003A039C"/>
    <w:rsid w:val="003A08DE"/>
    <w:rsid w:val="003A0A68"/>
    <w:rsid w:val="003A1307"/>
    <w:rsid w:val="003A178B"/>
    <w:rsid w:val="003A18C4"/>
    <w:rsid w:val="003A19E2"/>
    <w:rsid w:val="003A1BF1"/>
    <w:rsid w:val="003A1C4E"/>
    <w:rsid w:val="003A1C90"/>
    <w:rsid w:val="003A1E13"/>
    <w:rsid w:val="003A2439"/>
    <w:rsid w:val="003A2A12"/>
    <w:rsid w:val="003A2F65"/>
    <w:rsid w:val="003A2FE4"/>
    <w:rsid w:val="003A31FA"/>
    <w:rsid w:val="003A38D3"/>
    <w:rsid w:val="003A3A07"/>
    <w:rsid w:val="003A3AD9"/>
    <w:rsid w:val="003A42CB"/>
    <w:rsid w:val="003A463E"/>
    <w:rsid w:val="003A4678"/>
    <w:rsid w:val="003A4A54"/>
    <w:rsid w:val="003A4B07"/>
    <w:rsid w:val="003A5299"/>
    <w:rsid w:val="003A5426"/>
    <w:rsid w:val="003A58A1"/>
    <w:rsid w:val="003A6602"/>
    <w:rsid w:val="003A66FF"/>
    <w:rsid w:val="003A6718"/>
    <w:rsid w:val="003A6D4C"/>
    <w:rsid w:val="003A7242"/>
    <w:rsid w:val="003A76D2"/>
    <w:rsid w:val="003A7C3A"/>
    <w:rsid w:val="003B04F7"/>
    <w:rsid w:val="003B04F9"/>
    <w:rsid w:val="003B0FA8"/>
    <w:rsid w:val="003B1009"/>
    <w:rsid w:val="003B16D1"/>
    <w:rsid w:val="003B1899"/>
    <w:rsid w:val="003B18A0"/>
    <w:rsid w:val="003B21E0"/>
    <w:rsid w:val="003B24D1"/>
    <w:rsid w:val="003B258B"/>
    <w:rsid w:val="003B269A"/>
    <w:rsid w:val="003B273B"/>
    <w:rsid w:val="003B2885"/>
    <w:rsid w:val="003B29FB"/>
    <w:rsid w:val="003B2A49"/>
    <w:rsid w:val="003B2B40"/>
    <w:rsid w:val="003B35E0"/>
    <w:rsid w:val="003B3AD0"/>
    <w:rsid w:val="003B4163"/>
    <w:rsid w:val="003B4AC8"/>
    <w:rsid w:val="003B4BF7"/>
    <w:rsid w:val="003B4C57"/>
    <w:rsid w:val="003B4E04"/>
    <w:rsid w:val="003B4FF6"/>
    <w:rsid w:val="003B516B"/>
    <w:rsid w:val="003B5250"/>
    <w:rsid w:val="003B5560"/>
    <w:rsid w:val="003B56FB"/>
    <w:rsid w:val="003B5767"/>
    <w:rsid w:val="003B5DA4"/>
    <w:rsid w:val="003B6501"/>
    <w:rsid w:val="003B6AD8"/>
    <w:rsid w:val="003B6B38"/>
    <w:rsid w:val="003B6CE2"/>
    <w:rsid w:val="003B6E65"/>
    <w:rsid w:val="003B7390"/>
    <w:rsid w:val="003B7966"/>
    <w:rsid w:val="003B7DC2"/>
    <w:rsid w:val="003C00AA"/>
    <w:rsid w:val="003C00CA"/>
    <w:rsid w:val="003C0204"/>
    <w:rsid w:val="003C04D9"/>
    <w:rsid w:val="003C0652"/>
    <w:rsid w:val="003C0857"/>
    <w:rsid w:val="003C08E7"/>
    <w:rsid w:val="003C09BD"/>
    <w:rsid w:val="003C0A05"/>
    <w:rsid w:val="003C0D10"/>
    <w:rsid w:val="003C1130"/>
    <w:rsid w:val="003C1537"/>
    <w:rsid w:val="003C1701"/>
    <w:rsid w:val="003C18F9"/>
    <w:rsid w:val="003C2174"/>
    <w:rsid w:val="003C21D3"/>
    <w:rsid w:val="003C221C"/>
    <w:rsid w:val="003C22FE"/>
    <w:rsid w:val="003C26F8"/>
    <w:rsid w:val="003C287C"/>
    <w:rsid w:val="003C29F7"/>
    <w:rsid w:val="003C2CFB"/>
    <w:rsid w:val="003C30F3"/>
    <w:rsid w:val="003C33F6"/>
    <w:rsid w:val="003C360D"/>
    <w:rsid w:val="003C3848"/>
    <w:rsid w:val="003C3B6B"/>
    <w:rsid w:val="003C3B85"/>
    <w:rsid w:val="003C3BEF"/>
    <w:rsid w:val="003C3CBA"/>
    <w:rsid w:val="003C406F"/>
    <w:rsid w:val="003C42BE"/>
    <w:rsid w:val="003C4763"/>
    <w:rsid w:val="003C4C2D"/>
    <w:rsid w:val="003C51D6"/>
    <w:rsid w:val="003C53A6"/>
    <w:rsid w:val="003C5548"/>
    <w:rsid w:val="003C5892"/>
    <w:rsid w:val="003C59D3"/>
    <w:rsid w:val="003C5BE2"/>
    <w:rsid w:val="003C6092"/>
    <w:rsid w:val="003C6229"/>
    <w:rsid w:val="003C62D3"/>
    <w:rsid w:val="003C6314"/>
    <w:rsid w:val="003C63DF"/>
    <w:rsid w:val="003C641C"/>
    <w:rsid w:val="003C6549"/>
    <w:rsid w:val="003C6782"/>
    <w:rsid w:val="003C6931"/>
    <w:rsid w:val="003C6A41"/>
    <w:rsid w:val="003C6DE3"/>
    <w:rsid w:val="003C700D"/>
    <w:rsid w:val="003C761B"/>
    <w:rsid w:val="003C7B49"/>
    <w:rsid w:val="003C7B59"/>
    <w:rsid w:val="003C7F62"/>
    <w:rsid w:val="003D00DB"/>
    <w:rsid w:val="003D0263"/>
    <w:rsid w:val="003D064B"/>
    <w:rsid w:val="003D089E"/>
    <w:rsid w:val="003D1026"/>
    <w:rsid w:val="003D1149"/>
    <w:rsid w:val="003D1441"/>
    <w:rsid w:val="003D190B"/>
    <w:rsid w:val="003D1D19"/>
    <w:rsid w:val="003D1E2A"/>
    <w:rsid w:val="003D20F8"/>
    <w:rsid w:val="003D21BB"/>
    <w:rsid w:val="003D227A"/>
    <w:rsid w:val="003D28FD"/>
    <w:rsid w:val="003D2A23"/>
    <w:rsid w:val="003D2C7F"/>
    <w:rsid w:val="003D2C9F"/>
    <w:rsid w:val="003D2CF3"/>
    <w:rsid w:val="003D2E9A"/>
    <w:rsid w:val="003D3341"/>
    <w:rsid w:val="003D3491"/>
    <w:rsid w:val="003D34CC"/>
    <w:rsid w:val="003D35A2"/>
    <w:rsid w:val="003D380B"/>
    <w:rsid w:val="003D39C3"/>
    <w:rsid w:val="003D3EEA"/>
    <w:rsid w:val="003D40C7"/>
    <w:rsid w:val="003D40CE"/>
    <w:rsid w:val="003D41B9"/>
    <w:rsid w:val="003D43ED"/>
    <w:rsid w:val="003D44E0"/>
    <w:rsid w:val="003D44FD"/>
    <w:rsid w:val="003D45D3"/>
    <w:rsid w:val="003D467E"/>
    <w:rsid w:val="003D4A13"/>
    <w:rsid w:val="003D544E"/>
    <w:rsid w:val="003D5527"/>
    <w:rsid w:val="003D5AD2"/>
    <w:rsid w:val="003D5EF1"/>
    <w:rsid w:val="003D637E"/>
    <w:rsid w:val="003D678E"/>
    <w:rsid w:val="003D6C8D"/>
    <w:rsid w:val="003D714E"/>
    <w:rsid w:val="003D71E1"/>
    <w:rsid w:val="003D72BF"/>
    <w:rsid w:val="003D7AA9"/>
    <w:rsid w:val="003D7E3B"/>
    <w:rsid w:val="003D7E95"/>
    <w:rsid w:val="003DF8A0"/>
    <w:rsid w:val="003E0208"/>
    <w:rsid w:val="003E025C"/>
    <w:rsid w:val="003E06B2"/>
    <w:rsid w:val="003E0CDE"/>
    <w:rsid w:val="003E12C9"/>
    <w:rsid w:val="003E1390"/>
    <w:rsid w:val="003E15A8"/>
    <w:rsid w:val="003E15CA"/>
    <w:rsid w:val="003E16D7"/>
    <w:rsid w:val="003E1B26"/>
    <w:rsid w:val="003E1B3F"/>
    <w:rsid w:val="003E2192"/>
    <w:rsid w:val="003E23C1"/>
    <w:rsid w:val="003E246E"/>
    <w:rsid w:val="003E26D7"/>
    <w:rsid w:val="003E26F4"/>
    <w:rsid w:val="003E2984"/>
    <w:rsid w:val="003E2AA6"/>
    <w:rsid w:val="003E2AAD"/>
    <w:rsid w:val="003E33FB"/>
    <w:rsid w:val="003E342C"/>
    <w:rsid w:val="003E3683"/>
    <w:rsid w:val="003E37B5"/>
    <w:rsid w:val="003E39C6"/>
    <w:rsid w:val="003E3C31"/>
    <w:rsid w:val="003E4826"/>
    <w:rsid w:val="003E5149"/>
    <w:rsid w:val="003E5227"/>
    <w:rsid w:val="003E5513"/>
    <w:rsid w:val="003E57D8"/>
    <w:rsid w:val="003E596F"/>
    <w:rsid w:val="003E5E81"/>
    <w:rsid w:val="003E5EF3"/>
    <w:rsid w:val="003E6261"/>
    <w:rsid w:val="003E65C7"/>
    <w:rsid w:val="003E680A"/>
    <w:rsid w:val="003E6C7C"/>
    <w:rsid w:val="003E6D33"/>
    <w:rsid w:val="003E6EC2"/>
    <w:rsid w:val="003E72A6"/>
    <w:rsid w:val="003E72E1"/>
    <w:rsid w:val="003E773F"/>
    <w:rsid w:val="003E77ED"/>
    <w:rsid w:val="003E7871"/>
    <w:rsid w:val="003E78B9"/>
    <w:rsid w:val="003E7BCF"/>
    <w:rsid w:val="003E7BDC"/>
    <w:rsid w:val="003E7D31"/>
    <w:rsid w:val="003E7DE4"/>
    <w:rsid w:val="003F026C"/>
    <w:rsid w:val="003F0649"/>
    <w:rsid w:val="003F06EB"/>
    <w:rsid w:val="003F1423"/>
    <w:rsid w:val="003F177A"/>
    <w:rsid w:val="003F1BB3"/>
    <w:rsid w:val="003F2451"/>
    <w:rsid w:val="003F2650"/>
    <w:rsid w:val="003F2A08"/>
    <w:rsid w:val="003F2A28"/>
    <w:rsid w:val="003F2A76"/>
    <w:rsid w:val="003F2BFD"/>
    <w:rsid w:val="003F2C88"/>
    <w:rsid w:val="003F3019"/>
    <w:rsid w:val="003F30A3"/>
    <w:rsid w:val="003F34FE"/>
    <w:rsid w:val="003F38A9"/>
    <w:rsid w:val="003F3BA0"/>
    <w:rsid w:val="003F3FC6"/>
    <w:rsid w:val="003F4330"/>
    <w:rsid w:val="003F4400"/>
    <w:rsid w:val="003F4934"/>
    <w:rsid w:val="003F49A6"/>
    <w:rsid w:val="003F52A5"/>
    <w:rsid w:val="003F53DC"/>
    <w:rsid w:val="003F5569"/>
    <w:rsid w:val="003F55D0"/>
    <w:rsid w:val="003F5A08"/>
    <w:rsid w:val="003F5B23"/>
    <w:rsid w:val="003F5B77"/>
    <w:rsid w:val="003F607D"/>
    <w:rsid w:val="003F60EB"/>
    <w:rsid w:val="003F6555"/>
    <w:rsid w:val="003F6B3A"/>
    <w:rsid w:val="003F6F3A"/>
    <w:rsid w:val="003F6FA5"/>
    <w:rsid w:val="003F7044"/>
    <w:rsid w:val="003F70AC"/>
    <w:rsid w:val="003F7678"/>
    <w:rsid w:val="003F767F"/>
    <w:rsid w:val="003F786A"/>
    <w:rsid w:val="003F78E8"/>
    <w:rsid w:val="003F7904"/>
    <w:rsid w:val="003F791E"/>
    <w:rsid w:val="004001CE"/>
    <w:rsid w:val="00400226"/>
    <w:rsid w:val="0040047A"/>
    <w:rsid w:val="00400656"/>
    <w:rsid w:val="00400FCA"/>
    <w:rsid w:val="00401476"/>
    <w:rsid w:val="00401599"/>
    <w:rsid w:val="00401AFC"/>
    <w:rsid w:val="00401B0B"/>
    <w:rsid w:val="00401D99"/>
    <w:rsid w:val="004021BE"/>
    <w:rsid w:val="004023D7"/>
    <w:rsid w:val="0040256F"/>
    <w:rsid w:val="00402755"/>
    <w:rsid w:val="00402F0F"/>
    <w:rsid w:val="00402FAB"/>
    <w:rsid w:val="00402FAD"/>
    <w:rsid w:val="00403081"/>
    <w:rsid w:val="0040329B"/>
    <w:rsid w:val="00403420"/>
    <w:rsid w:val="004039CF"/>
    <w:rsid w:val="00403D83"/>
    <w:rsid w:val="00403E0D"/>
    <w:rsid w:val="00403E49"/>
    <w:rsid w:val="00403F37"/>
    <w:rsid w:val="00404011"/>
    <w:rsid w:val="0040487C"/>
    <w:rsid w:val="004048BA"/>
    <w:rsid w:val="00404CB6"/>
    <w:rsid w:val="00405008"/>
    <w:rsid w:val="00405259"/>
    <w:rsid w:val="004054F3"/>
    <w:rsid w:val="00405747"/>
    <w:rsid w:val="004058D3"/>
    <w:rsid w:val="00405978"/>
    <w:rsid w:val="00405C51"/>
    <w:rsid w:val="00406430"/>
    <w:rsid w:val="004064B2"/>
    <w:rsid w:val="004064BE"/>
    <w:rsid w:val="00406858"/>
    <w:rsid w:val="00406FA1"/>
    <w:rsid w:val="004074D3"/>
    <w:rsid w:val="0040769C"/>
    <w:rsid w:val="00407AB1"/>
    <w:rsid w:val="00407AC3"/>
    <w:rsid w:val="00407CF0"/>
    <w:rsid w:val="00407D8C"/>
    <w:rsid w:val="00407D90"/>
    <w:rsid w:val="00407FE2"/>
    <w:rsid w:val="00410145"/>
    <w:rsid w:val="004104E8"/>
    <w:rsid w:val="00410831"/>
    <w:rsid w:val="00410944"/>
    <w:rsid w:val="00410ADE"/>
    <w:rsid w:val="00410E83"/>
    <w:rsid w:val="00410FA2"/>
    <w:rsid w:val="0041103D"/>
    <w:rsid w:val="00411468"/>
    <w:rsid w:val="00411472"/>
    <w:rsid w:val="00411760"/>
    <w:rsid w:val="0041202E"/>
    <w:rsid w:val="00412135"/>
    <w:rsid w:val="004128ED"/>
    <w:rsid w:val="004129BF"/>
    <w:rsid w:val="00412B70"/>
    <w:rsid w:val="00412F7B"/>
    <w:rsid w:val="0041334F"/>
    <w:rsid w:val="0041335A"/>
    <w:rsid w:val="004134F4"/>
    <w:rsid w:val="00413698"/>
    <w:rsid w:val="00413AEC"/>
    <w:rsid w:val="004141C3"/>
    <w:rsid w:val="00414304"/>
    <w:rsid w:val="004144CD"/>
    <w:rsid w:val="00414573"/>
    <w:rsid w:val="00414DE9"/>
    <w:rsid w:val="00414DFC"/>
    <w:rsid w:val="00414F19"/>
    <w:rsid w:val="004154C2"/>
    <w:rsid w:val="004154EB"/>
    <w:rsid w:val="004157D2"/>
    <w:rsid w:val="00415866"/>
    <w:rsid w:val="00415E31"/>
    <w:rsid w:val="0041607F"/>
    <w:rsid w:val="00416285"/>
    <w:rsid w:val="00416BD0"/>
    <w:rsid w:val="00416D84"/>
    <w:rsid w:val="00416F7B"/>
    <w:rsid w:val="00416FD2"/>
    <w:rsid w:val="004173B5"/>
    <w:rsid w:val="004177A8"/>
    <w:rsid w:val="00417824"/>
    <w:rsid w:val="00417BCA"/>
    <w:rsid w:val="00417C11"/>
    <w:rsid w:val="00417D1E"/>
    <w:rsid w:val="00417F01"/>
    <w:rsid w:val="00419B2B"/>
    <w:rsid w:val="004202A7"/>
    <w:rsid w:val="004202B5"/>
    <w:rsid w:val="0042031A"/>
    <w:rsid w:val="00420716"/>
    <w:rsid w:val="004209E8"/>
    <w:rsid w:val="00420A00"/>
    <w:rsid w:val="00420A83"/>
    <w:rsid w:val="00420C60"/>
    <w:rsid w:val="00420E71"/>
    <w:rsid w:val="00421119"/>
    <w:rsid w:val="004211DB"/>
    <w:rsid w:val="004213D8"/>
    <w:rsid w:val="00421886"/>
    <w:rsid w:val="004218AE"/>
    <w:rsid w:val="00421C47"/>
    <w:rsid w:val="00421DD8"/>
    <w:rsid w:val="00422616"/>
    <w:rsid w:val="0042287D"/>
    <w:rsid w:val="00422AFC"/>
    <w:rsid w:val="00422EEB"/>
    <w:rsid w:val="004232B3"/>
    <w:rsid w:val="00423AC1"/>
    <w:rsid w:val="00423FF0"/>
    <w:rsid w:val="0042403D"/>
    <w:rsid w:val="004240E9"/>
    <w:rsid w:val="00424160"/>
    <w:rsid w:val="004241C8"/>
    <w:rsid w:val="004242A3"/>
    <w:rsid w:val="00424B90"/>
    <w:rsid w:val="00424D49"/>
    <w:rsid w:val="00424F50"/>
    <w:rsid w:val="00424F57"/>
    <w:rsid w:val="00425161"/>
    <w:rsid w:val="0042543F"/>
    <w:rsid w:val="00425DE8"/>
    <w:rsid w:val="00426053"/>
    <w:rsid w:val="00426092"/>
    <w:rsid w:val="00426355"/>
    <w:rsid w:val="004263EB"/>
    <w:rsid w:val="00426991"/>
    <w:rsid w:val="00426A32"/>
    <w:rsid w:val="00426AB0"/>
    <w:rsid w:val="00426ACF"/>
    <w:rsid w:val="00426DC3"/>
    <w:rsid w:val="00426F54"/>
    <w:rsid w:val="0042719F"/>
    <w:rsid w:val="0042720E"/>
    <w:rsid w:val="004274DC"/>
    <w:rsid w:val="004275E1"/>
    <w:rsid w:val="0042777C"/>
    <w:rsid w:val="0042783C"/>
    <w:rsid w:val="00427BBB"/>
    <w:rsid w:val="00427E3C"/>
    <w:rsid w:val="00430145"/>
    <w:rsid w:val="004306C9"/>
    <w:rsid w:val="00430708"/>
    <w:rsid w:val="00430EC5"/>
    <w:rsid w:val="004322EF"/>
    <w:rsid w:val="004324F3"/>
    <w:rsid w:val="004325FB"/>
    <w:rsid w:val="00432FA2"/>
    <w:rsid w:val="00432FD4"/>
    <w:rsid w:val="00433206"/>
    <w:rsid w:val="004335B8"/>
    <w:rsid w:val="004338B3"/>
    <w:rsid w:val="00433E4C"/>
    <w:rsid w:val="0043414A"/>
    <w:rsid w:val="00434555"/>
    <w:rsid w:val="00434A5E"/>
    <w:rsid w:val="00434B6F"/>
    <w:rsid w:val="00434E20"/>
    <w:rsid w:val="004352BB"/>
    <w:rsid w:val="00435496"/>
    <w:rsid w:val="004354F7"/>
    <w:rsid w:val="0043550C"/>
    <w:rsid w:val="00435629"/>
    <w:rsid w:val="004357B2"/>
    <w:rsid w:val="00435B4E"/>
    <w:rsid w:val="00435C7F"/>
    <w:rsid w:val="004363DD"/>
    <w:rsid w:val="0043641F"/>
    <w:rsid w:val="00436B90"/>
    <w:rsid w:val="00436D1D"/>
    <w:rsid w:val="00436EAA"/>
    <w:rsid w:val="00436F5B"/>
    <w:rsid w:val="00437440"/>
    <w:rsid w:val="00437D61"/>
    <w:rsid w:val="00437D96"/>
    <w:rsid w:val="00440512"/>
    <w:rsid w:val="0044095C"/>
    <w:rsid w:val="004409BA"/>
    <w:rsid w:val="00440B72"/>
    <w:rsid w:val="00441311"/>
    <w:rsid w:val="004414A8"/>
    <w:rsid w:val="00441840"/>
    <w:rsid w:val="00441B31"/>
    <w:rsid w:val="00442038"/>
    <w:rsid w:val="00442079"/>
    <w:rsid w:val="00442252"/>
    <w:rsid w:val="00442302"/>
    <w:rsid w:val="00442793"/>
    <w:rsid w:val="0044301E"/>
    <w:rsid w:val="004430B6"/>
    <w:rsid w:val="004432BA"/>
    <w:rsid w:val="004436B2"/>
    <w:rsid w:val="00443AD4"/>
    <w:rsid w:val="00443B02"/>
    <w:rsid w:val="0044407E"/>
    <w:rsid w:val="00444297"/>
    <w:rsid w:val="0044435E"/>
    <w:rsid w:val="004443F9"/>
    <w:rsid w:val="00444551"/>
    <w:rsid w:val="004445B5"/>
    <w:rsid w:val="00444816"/>
    <w:rsid w:val="0044494B"/>
    <w:rsid w:val="00444A58"/>
    <w:rsid w:val="00444ACA"/>
    <w:rsid w:val="00444BAD"/>
    <w:rsid w:val="00444BCC"/>
    <w:rsid w:val="00444C2B"/>
    <w:rsid w:val="0044505D"/>
    <w:rsid w:val="00445386"/>
    <w:rsid w:val="00445388"/>
    <w:rsid w:val="00445A89"/>
    <w:rsid w:val="00445B37"/>
    <w:rsid w:val="00445B6F"/>
    <w:rsid w:val="00445F20"/>
    <w:rsid w:val="00446149"/>
    <w:rsid w:val="0044621F"/>
    <w:rsid w:val="00446436"/>
    <w:rsid w:val="004464A9"/>
    <w:rsid w:val="004465F6"/>
    <w:rsid w:val="0044663B"/>
    <w:rsid w:val="0044679A"/>
    <w:rsid w:val="0044681C"/>
    <w:rsid w:val="00446DC4"/>
    <w:rsid w:val="0044710E"/>
    <w:rsid w:val="004475D2"/>
    <w:rsid w:val="00447833"/>
    <w:rsid w:val="00447BB9"/>
    <w:rsid w:val="00447DC3"/>
    <w:rsid w:val="00447EC4"/>
    <w:rsid w:val="00447FE8"/>
    <w:rsid w:val="00450299"/>
    <w:rsid w:val="004502F1"/>
    <w:rsid w:val="00450332"/>
    <w:rsid w:val="004506C2"/>
    <w:rsid w:val="004506EB"/>
    <w:rsid w:val="00450A44"/>
    <w:rsid w:val="00450B43"/>
    <w:rsid w:val="00450D4D"/>
    <w:rsid w:val="00451062"/>
    <w:rsid w:val="00451134"/>
    <w:rsid w:val="004511F4"/>
    <w:rsid w:val="0045142D"/>
    <w:rsid w:val="00451BD2"/>
    <w:rsid w:val="004524C9"/>
    <w:rsid w:val="00452971"/>
    <w:rsid w:val="00452BAF"/>
    <w:rsid w:val="00452C16"/>
    <w:rsid w:val="00452C27"/>
    <w:rsid w:val="00452D4A"/>
    <w:rsid w:val="00452DB0"/>
    <w:rsid w:val="00453020"/>
    <w:rsid w:val="00453288"/>
    <w:rsid w:val="004538B5"/>
    <w:rsid w:val="00453ADC"/>
    <w:rsid w:val="00453D20"/>
    <w:rsid w:val="00453F1A"/>
    <w:rsid w:val="0045411E"/>
    <w:rsid w:val="004542FC"/>
    <w:rsid w:val="0045434B"/>
    <w:rsid w:val="004547FE"/>
    <w:rsid w:val="004549AE"/>
    <w:rsid w:val="00454D2D"/>
    <w:rsid w:val="00454E0E"/>
    <w:rsid w:val="00455996"/>
    <w:rsid w:val="00456D12"/>
    <w:rsid w:val="00456F49"/>
    <w:rsid w:val="00457018"/>
    <w:rsid w:val="00457068"/>
    <w:rsid w:val="004571E9"/>
    <w:rsid w:val="004574B8"/>
    <w:rsid w:val="0045776D"/>
    <w:rsid w:val="0045791D"/>
    <w:rsid w:val="004579CD"/>
    <w:rsid w:val="004579D6"/>
    <w:rsid w:val="00457A32"/>
    <w:rsid w:val="00457E95"/>
    <w:rsid w:val="00457E9E"/>
    <w:rsid w:val="00460069"/>
    <w:rsid w:val="004602CE"/>
    <w:rsid w:val="004602DC"/>
    <w:rsid w:val="0046031D"/>
    <w:rsid w:val="0046033C"/>
    <w:rsid w:val="0046049D"/>
    <w:rsid w:val="004606AE"/>
    <w:rsid w:val="00460E7C"/>
    <w:rsid w:val="00460FB7"/>
    <w:rsid w:val="004613CB"/>
    <w:rsid w:val="004619BE"/>
    <w:rsid w:val="00462051"/>
    <w:rsid w:val="00462989"/>
    <w:rsid w:val="00462B4C"/>
    <w:rsid w:val="00462F73"/>
    <w:rsid w:val="0046368D"/>
    <w:rsid w:val="00463860"/>
    <w:rsid w:val="004638B0"/>
    <w:rsid w:val="00463920"/>
    <w:rsid w:val="00463A32"/>
    <w:rsid w:val="00463F45"/>
    <w:rsid w:val="004641F1"/>
    <w:rsid w:val="0046445F"/>
    <w:rsid w:val="00464524"/>
    <w:rsid w:val="0046460D"/>
    <w:rsid w:val="004646FD"/>
    <w:rsid w:val="00464737"/>
    <w:rsid w:val="00464748"/>
    <w:rsid w:val="00464A53"/>
    <w:rsid w:val="00464A8B"/>
    <w:rsid w:val="0046585F"/>
    <w:rsid w:val="004658F1"/>
    <w:rsid w:val="0046600D"/>
    <w:rsid w:val="00466097"/>
    <w:rsid w:val="00466352"/>
    <w:rsid w:val="0046683B"/>
    <w:rsid w:val="004668A6"/>
    <w:rsid w:val="00466986"/>
    <w:rsid w:val="00466AA5"/>
    <w:rsid w:val="00467953"/>
    <w:rsid w:val="00467B92"/>
    <w:rsid w:val="00467BA2"/>
    <w:rsid w:val="00467EC8"/>
    <w:rsid w:val="00467F31"/>
    <w:rsid w:val="004704B8"/>
    <w:rsid w:val="0047096B"/>
    <w:rsid w:val="00470E49"/>
    <w:rsid w:val="00470F0D"/>
    <w:rsid w:val="0047101D"/>
    <w:rsid w:val="00471803"/>
    <w:rsid w:val="00471CD9"/>
    <w:rsid w:val="00471D88"/>
    <w:rsid w:val="004723EE"/>
    <w:rsid w:val="004726FF"/>
    <w:rsid w:val="0047295A"/>
    <w:rsid w:val="00472D2A"/>
    <w:rsid w:val="00473A6D"/>
    <w:rsid w:val="00473AC9"/>
    <w:rsid w:val="00473F21"/>
    <w:rsid w:val="00474457"/>
    <w:rsid w:val="0047469B"/>
    <w:rsid w:val="004746AE"/>
    <w:rsid w:val="00474A9E"/>
    <w:rsid w:val="004751DD"/>
    <w:rsid w:val="004754AF"/>
    <w:rsid w:val="004757FA"/>
    <w:rsid w:val="0047589A"/>
    <w:rsid w:val="00475AAB"/>
    <w:rsid w:val="00475CC2"/>
    <w:rsid w:val="00475CFD"/>
    <w:rsid w:val="00476049"/>
    <w:rsid w:val="00476391"/>
    <w:rsid w:val="0047644A"/>
    <w:rsid w:val="004764A0"/>
    <w:rsid w:val="004767B7"/>
    <w:rsid w:val="00476A97"/>
    <w:rsid w:val="00476DA3"/>
    <w:rsid w:val="0047716F"/>
    <w:rsid w:val="0047735C"/>
    <w:rsid w:val="00477426"/>
    <w:rsid w:val="00477565"/>
    <w:rsid w:val="004775AC"/>
    <w:rsid w:val="004779BA"/>
    <w:rsid w:val="00477E86"/>
    <w:rsid w:val="00480208"/>
    <w:rsid w:val="00480414"/>
    <w:rsid w:val="00480667"/>
    <w:rsid w:val="0048076D"/>
    <w:rsid w:val="0048079E"/>
    <w:rsid w:val="00480A3C"/>
    <w:rsid w:val="00480B92"/>
    <w:rsid w:val="00480D4A"/>
    <w:rsid w:val="004810BC"/>
    <w:rsid w:val="0048157A"/>
    <w:rsid w:val="004816F0"/>
    <w:rsid w:val="0048191D"/>
    <w:rsid w:val="004819A4"/>
    <w:rsid w:val="00481C1B"/>
    <w:rsid w:val="00481D60"/>
    <w:rsid w:val="00481F18"/>
    <w:rsid w:val="004820D7"/>
    <w:rsid w:val="00482579"/>
    <w:rsid w:val="0048280E"/>
    <w:rsid w:val="00482997"/>
    <w:rsid w:val="0048305E"/>
    <w:rsid w:val="00483086"/>
    <w:rsid w:val="0048314E"/>
    <w:rsid w:val="00483587"/>
    <w:rsid w:val="00483D11"/>
    <w:rsid w:val="0048427D"/>
    <w:rsid w:val="00484339"/>
    <w:rsid w:val="0048438E"/>
    <w:rsid w:val="004844AF"/>
    <w:rsid w:val="004846B3"/>
    <w:rsid w:val="00484AEF"/>
    <w:rsid w:val="00484DAB"/>
    <w:rsid w:val="00484DFA"/>
    <w:rsid w:val="00484ECB"/>
    <w:rsid w:val="00485022"/>
    <w:rsid w:val="00485386"/>
    <w:rsid w:val="0048546D"/>
    <w:rsid w:val="00485493"/>
    <w:rsid w:val="00485A34"/>
    <w:rsid w:val="00485C34"/>
    <w:rsid w:val="00485C81"/>
    <w:rsid w:val="00485CF7"/>
    <w:rsid w:val="00486437"/>
    <w:rsid w:val="0048647D"/>
    <w:rsid w:val="004864F0"/>
    <w:rsid w:val="004866FE"/>
    <w:rsid w:val="00486C4C"/>
    <w:rsid w:val="0048745A"/>
    <w:rsid w:val="0048783F"/>
    <w:rsid w:val="00487896"/>
    <w:rsid w:val="004900C6"/>
    <w:rsid w:val="0049012E"/>
    <w:rsid w:val="00490290"/>
    <w:rsid w:val="00490413"/>
    <w:rsid w:val="00490893"/>
    <w:rsid w:val="00490DBB"/>
    <w:rsid w:val="00491059"/>
    <w:rsid w:val="00491142"/>
    <w:rsid w:val="00491574"/>
    <w:rsid w:val="004917BE"/>
    <w:rsid w:val="0049182D"/>
    <w:rsid w:val="004918EE"/>
    <w:rsid w:val="00491BE3"/>
    <w:rsid w:val="00491C16"/>
    <w:rsid w:val="00491D2D"/>
    <w:rsid w:val="0049226A"/>
    <w:rsid w:val="004922A8"/>
    <w:rsid w:val="00492362"/>
    <w:rsid w:val="00492492"/>
    <w:rsid w:val="00492B7C"/>
    <w:rsid w:val="00493003"/>
    <w:rsid w:val="00493179"/>
    <w:rsid w:val="004931B5"/>
    <w:rsid w:val="00493368"/>
    <w:rsid w:val="004933BD"/>
    <w:rsid w:val="004937E0"/>
    <w:rsid w:val="004938BB"/>
    <w:rsid w:val="00493B24"/>
    <w:rsid w:val="00493D00"/>
    <w:rsid w:val="00494185"/>
    <w:rsid w:val="00494188"/>
    <w:rsid w:val="004943AA"/>
    <w:rsid w:val="004943F8"/>
    <w:rsid w:val="00494549"/>
    <w:rsid w:val="0049469C"/>
    <w:rsid w:val="00494AB6"/>
    <w:rsid w:val="00494D2E"/>
    <w:rsid w:val="00494D66"/>
    <w:rsid w:val="00495038"/>
    <w:rsid w:val="0049530D"/>
    <w:rsid w:val="004955B6"/>
    <w:rsid w:val="004958E5"/>
    <w:rsid w:val="00495931"/>
    <w:rsid w:val="004963D1"/>
    <w:rsid w:val="004965D2"/>
    <w:rsid w:val="00496C5A"/>
    <w:rsid w:val="00496EAB"/>
    <w:rsid w:val="00496FFB"/>
    <w:rsid w:val="00497312"/>
    <w:rsid w:val="00497395"/>
    <w:rsid w:val="00497430"/>
    <w:rsid w:val="004979F2"/>
    <w:rsid w:val="00497C90"/>
    <w:rsid w:val="00497D59"/>
    <w:rsid w:val="004A00A9"/>
    <w:rsid w:val="004A06FF"/>
    <w:rsid w:val="004A0ACB"/>
    <w:rsid w:val="004A0B27"/>
    <w:rsid w:val="004A0B70"/>
    <w:rsid w:val="004A0CAB"/>
    <w:rsid w:val="004A0F1B"/>
    <w:rsid w:val="004A13AF"/>
    <w:rsid w:val="004A1749"/>
    <w:rsid w:val="004A2344"/>
    <w:rsid w:val="004A2983"/>
    <w:rsid w:val="004A2BFB"/>
    <w:rsid w:val="004A2C1F"/>
    <w:rsid w:val="004A302E"/>
    <w:rsid w:val="004A303F"/>
    <w:rsid w:val="004A327F"/>
    <w:rsid w:val="004A32DC"/>
    <w:rsid w:val="004A3494"/>
    <w:rsid w:val="004A356E"/>
    <w:rsid w:val="004A367F"/>
    <w:rsid w:val="004A44E3"/>
    <w:rsid w:val="004A4A8D"/>
    <w:rsid w:val="004A4C3C"/>
    <w:rsid w:val="004A5276"/>
    <w:rsid w:val="004A558A"/>
    <w:rsid w:val="004A5B5B"/>
    <w:rsid w:val="004A5B7E"/>
    <w:rsid w:val="004A5E28"/>
    <w:rsid w:val="004A5E2E"/>
    <w:rsid w:val="004A5F0F"/>
    <w:rsid w:val="004A6165"/>
    <w:rsid w:val="004A619B"/>
    <w:rsid w:val="004A62FF"/>
    <w:rsid w:val="004A6413"/>
    <w:rsid w:val="004A662F"/>
    <w:rsid w:val="004A6717"/>
    <w:rsid w:val="004A699E"/>
    <w:rsid w:val="004A6D6A"/>
    <w:rsid w:val="004A6E23"/>
    <w:rsid w:val="004A6F59"/>
    <w:rsid w:val="004A7465"/>
    <w:rsid w:val="004A75B1"/>
    <w:rsid w:val="004A7892"/>
    <w:rsid w:val="004A7B52"/>
    <w:rsid w:val="004A7C91"/>
    <w:rsid w:val="004A7FC7"/>
    <w:rsid w:val="004B0089"/>
    <w:rsid w:val="004B00E0"/>
    <w:rsid w:val="004B01FB"/>
    <w:rsid w:val="004B02E1"/>
    <w:rsid w:val="004B0A7F"/>
    <w:rsid w:val="004B0EAF"/>
    <w:rsid w:val="004B1410"/>
    <w:rsid w:val="004B1501"/>
    <w:rsid w:val="004B24CE"/>
    <w:rsid w:val="004B2780"/>
    <w:rsid w:val="004B2859"/>
    <w:rsid w:val="004B2BCE"/>
    <w:rsid w:val="004B300A"/>
    <w:rsid w:val="004B3900"/>
    <w:rsid w:val="004B3BB7"/>
    <w:rsid w:val="004B3C2D"/>
    <w:rsid w:val="004B3C8A"/>
    <w:rsid w:val="004B3D1E"/>
    <w:rsid w:val="004B3EE4"/>
    <w:rsid w:val="004B3F92"/>
    <w:rsid w:val="004B43B0"/>
    <w:rsid w:val="004B454A"/>
    <w:rsid w:val="004B4692"/>
    <w:rsid w:val="004B4774"/>
    <w:rsid w:val="004B485D"/>
    <w:rsid w:val="004B4967"/>
    <w:rsid w:val="004B50E8"/>
    <w:rsid w:val="004B5453"/>
    <w:rsid w:val="004B5543"/>
    <w:rsid w:val="004B561A"/>
    <w:rsid w:val="004B58ED"/>
    <w:rsid w:val="004B5955"/>
    <w:rsid w:val="004B64ED"/>
    <w:rsid w:val="004B6B0C"/>
    <w:rsid w:val="004B6DDC"/>
    <w:rsid w:val="004B7001"/>
    <w:rsid w:val="004B7260"/>
    <w:rsid w:val="004B7653"/>
    <w:rsid w:val="004B781A"/>
    <w:rsid w:val="004B7D52"/>
    <w:rsid w:val="004C007D"/>
    <w:rsid w:val="004C0099"/>
    <w:rsid w:val="004C00EE"/>
    <w:rsid w:val="004C0219"/>
    <w:rsid w:val="004C0287"/>
    <w:rsid w:val="004C045E"/>
    <w:rsid w:val="004C0770"/>
    <w:rsid w:val="004C0A7B"/>
    <w:rsid w:val="004C0AEB"/>
    <w:rsid w:val="004C0BC4"/>
    <w:rsid w:val="004C0C06"/>
    <w:rsid w:val="004C0C28"/>
    <w:rsid w:val="004C0C81"/>
    <w:rsid w:val="004C1002"/>
    <w:rsid w:val="004C1395"/>
    <w:rsid w:val="004C13AB"/>
    <w:rsid w:val="004C148D"/>
    <w:rsid w:val="004C1865"/>
    <w:rsid w:val="004C1A42"/>
    <w:rsid w:val="004C1AB5"/>
    <w:rsid w:val="004C1BDB"/>
    <w:rsid w:val="004C1E91"/>
    <w:rsid w:val="004C20B6"/>
    <w:rsid w:val="004C2292"/>
    <w:rsid w:val="004C2838"/>
    <w:rsid w:val="004C2BED"/>
    <w:rsid w:val="004C2FFA"/>
    <w:rsid w:val="004C39BC"/>
    <w:rsid w:val="004C3B81"/>
    <w:rsid w:val="004C3B8F"/>
    <w:rsid w:val="004C3CCE"/>
    <w:rsid w:val="004C44EC"/>
    <w:rsid w:val="004C49F7"/>
    <w:rsid w:val="004C544A"/>
    <w:rsid w:val="004C552D"/>
    <w:rsid w:val="004C5700"/>
    <w:rsid w:val="004C575E"/>
    <w:rsid w:val="004C594D"/>
    <w:rsid w:val="004C5A3B"/>
    <w:rsid w:val="004C5ABA"/>
    <w:rsid w:val="004C5C84"/>
    <w:rsid w:val="004C5CE0"/>
    <w:rsid w:val="004C6466"/>
    <w:rsid w:val="004C66E4"/>
    <w:rsid w:val="004C6775"/>
    <w:rsid w:val="004C684C"/>
    <w:rsid w:val="004C6B9C"/>
    <w:rsid w:val="004C6BCE"/>
    <w:rsid w:val="004C6D8D"/>
    <w:rsid w:val="004C6ECF"/>
    <w:rsid w:val="004C6F6D"/>
    <w:rsid w:val="004C720D"/>
    <w:rsid w:val="004C72E7"/>
    <w:rsid w:val="004C76B8"/>
    <w:rsid w:val="004C7742"/>
    <w:rsid w:val="004C79A4"/>
    <w:rsid w:val="004C79D4"/>
    <w:rsid w:val="004C7C09"/>
    <w:rsid w:val="004C7D1C"/>
    <w:rsid w:val="004C7FD7"/>
    <w:rsid w:val="004D0052"/>
    <w:rsid w:val="004D0129"/>
    <w:rsid w:val="004D015E"/>
    <w:rsid w:val="004D0176"/>
    <w:rsid w:val="004D01D8"/>
    <w:rsid w:val="004D09C7"/>
    <w:rsid w:val="004D09E9"/>
    <w:rsid w:val="004D0A20"/>
    <w:rsid w:val="004D0A33"/>
    <w:rsid w:val="004D0E4C"/>
    <w:rsid w:val="004D1018"/>
    <w:rsid w:val="004D149E"/>
    <w:rsid w:val="004D152A"/>
    <w:rsid w:val="004D1C3E"/>
    <w:rsid w:val="004D1D88"/>
    <w:rsid w:val="004D23BD"/>
    <w:rsid w:val="004D23C8"/>
    <w:rsid w:val="004D24A6"/>
    <w:rsid w:val="004D2B9A"/>
    <w:rsid w:val="004D2C4C"/>
    <w:rsid w:val="004D30C8"/>
    <w:rsid w:val="004D31AE"/>
    <w:rsid w:val="004D33DA"/>
    <w:rsid w:val="004D3589"/>
    <w:rsid w:val="004D3A65"/>
    <w:rsid w:val="004D3C94"/>
    <w:rsid w:val="004D4599"/>
    <w:rsid w:val="004D460B"/>
    <w:rsid w:val="004D46D2"/>
    <w:rsid w:val="004D482C"/>
    <w:rsid w:val="004D4B29"/>
    <w:rsid w:val="004D4BD2"/>
    <w:rsid w:val="004D4C1E"/>
    <w:rsid w:val="004D4E05"/>
    <w:rsid w:val="004D5127"/>
    <w:rsid w:val="004D53BB"/>
    <w:rsid w:val="004D559D"/>
    <w:rsid w:val="004D55A4"/>
    <w:rsid w:val="004D571C"/>
    <w:rsid w:val="004D57ED"/>
    <w:rsid w:val="004D5906"/>
    <w:rsid w:val="004D5AD1"/>
    <w:rsid w:val="004D5F7D"/>
    <w:rsid w:val="004D6000"/>
    <w:rsid w:val="004D6311"/>
    <w:rsid w:val="004D6390"/>
    <w:rsid w:val="004D6649"/>
    <w:rsid w:val="004D6A4A"/>
    <w:rsid w:val="004D6F2A"/>
    <w:rsid w:val="004D7123"/>
    <w:rsid w:val="004D72B5"/>
    <w:rsid w:val="004D7537"/>
    <w:rsid w:val="004D75D1"/>
    <w:rsid w:val="004D79A3"/>
    <w:rsid w:val="004D7D74"/>
    <w:rsid w:val="004E0338"/>
    <w:rsid w:val="004E09FA"/>
    <w:rsid w:val="004E0CB6"/>
    <w:rsid w:val="004E0CE4"/>
    <w:rsid w:val="004E0D9D"/>
    <w:rsid w:val="004E0F7B"/>
    <w:rsid w:val="004E12D4"/>
    <w:rsid w:val="004E13B0"/>
    <w:rsid w:val="004E13F0"/>
    <w:rsid w:val="004E149A"/>
    <w:rsid w:val="004E190B"/>
    <w:rsid w:val="004E1A9A"/>
    <w:rsid w:val="004E1B8E"/>
    <w:rsid w:val="004E20CE"/>
    <w:rsid w:val="004E28ED"/>
    <w:rsid w:val="004E29C8"/>
    <w:rsid w:val="004E2D65"/>
    <w:rsid w:val="004E2D6E"/>
    <w:rsid w:val="004E3297"/>
    <w:rsid w:val="004E357F"/>
    <w:rsid w:val="004E37C0"/>
    <w:rsid w:val="004E415B"/>
    <w:rsid w:val="004E427E"/>
    <w:rsid w:val="004E4348"/>
    <w:rsid w:val="004E4B14"/>
    <w:rsid w:val="004E4D0B"/>
    <w:rsid w:val="004E4EC9"/>
    <w:rsid w:val="004E5243"/>
    <w:rsid w:val="004E5A4E"/>
    <w:rsid w:val="004E5B4F"/>
    <w:rsid w:val="004E5B8C"/>
    <w:rsid w:val="004E5C3A"/>
    <w:rsid w:val="004E6190"/>
    <w:rsid w:val="004E6703"/>
    <w:rsid w:val="004E6942"/>
    <w:rsid w:val="004E6C38"/>
    <w:rsid w:val="004E7090"/>
    <w:rsid w:val="004E7329"/>
    <w:rsid w:val="004E74FA"/>
    <w:rsid w:val="004E797A"/>
    <w:rsid w:val="004F00B7"/>
    <w:rsid w:val="004F0419"/>
    <w:rsid w:val="004F0595"/>
    <w:rsid w:val="004F0E74"/>
    <w:rsid w:val="004F0FCB"/>
    <w:rsid w:val="004F119B"/>
    <w:rsid w:val="004F1260"/>
    <w:rsid w:val="004F1407"/>
    <w:rsid w:val="004F140C"/>
    <w:rsid w:val="004F1423"/>
    <w:rsid w:val="004F1631"/>
    <w:rsid w:val="004F1FBC"/>
    <w:rsid w:val="004F21B4"/>
    <w:rsid w:val="004F22CE"/>
    <w:rsid w:val="004F248C"/>
    <w:rsid w:val="004F2499"/>
    <w:rsid w:val="004F299B"/>
    <w:rsid w:val="004F2D39"/>
    <w:rsid w:val="004F3078"/>
    <w:rsid w:val="004F3130"/>
    <w:rsid w:val="004F31B2"/>
    <w:rsid w:val="004F31D4"/>
    <w:rsid w:val="004F33A8"/>
    <w:rsid w:val="004F34E1"/>
    <w:rsid w:val="004F372E"/>
    <w:rsid w:val="004F38E7"/>
    <w:rsid w:val="004F4292"/>
    <w:rsid w:val="004F4873"/>
    <w:rsid w:val="004F4A47"/>
    <w:rsid w:val="004F4D8F"/>
    <w:rsid w:val="004F4FB2"/>
    <w:rsid w:val="004F4FBC"/>
    <w:rsid w:val="004F4FF9"/>
    <w:rsid w:val="004F538E"/>
    <w:rsid w:val="004F53A1"/>
    <w:rsid w:val="004F5F9F"/>
    <w:rsid w:val="004F60EB"/>
    <w:rsid w:val="004F6294"/>
    <w:rsid w:val="004F635C"/>
    <w:rsid w:val="004F64C1"/>
    <w:rsid w:val="004F6520"/>
    <w:rsid w:val="004F6525"/>
    <w:rsid w:val="004F66D3"/>
    <w:rsid w:val="004F6B3D"/>
    <w:rsid w:val="004F6FD2"/>
    <w:rsid w:val="004F7435"/>
    <w:rsid w:val="004F76A6"/>
    <w:rsid w:val="004F79F5"/>
    <w:rsid w:val="004F7CA1"/>
    <w:rsid w:val="004F7EB3"/>
    <w:rsid w:val="00500739"/>
    <w:rsid w:val="00500960"/>
    <w:rsid w:val="00500BCF"/>
    <w:rsid w:val="005011F9"/>
    <w:rsid w:val="0050151C"/>
    <w:rsid w:val="00501589"/>
    <w:rsid w:val="005016C5"/>
    <w:rsid w:val="00501B7E"/>
    <w:rsid w:val="00501F01"/>
    <w:rsid w:val="005020C3"/>
    <w:rsid w:val="005020CC"/>
    <w:rsid w:val="00502276"/>
    <w:rsid w:val="0050227F"/>
    <w:rsid w:val="00502D1E"/>
    <w:rsid w:val="00502E3C"/>
    <w:rsid w:val="00502F5F"/>
    <w:rsid w:val="00503015"/>
    <w:rsid w:val="0050316B"/>
    <w:rsid w:val="005031D4"/>
    <w:rsid w:val="005032CB"/>
    <w:rsid w:val="005034BE"/>
    <w:rsid w:val="00503D81"/>
    <w:rsid w:val="00503FFE"/>
    <w:rsid w:val="0050434F"/>
    <w:rsid w:val="005046B3"/>
    <w:rsid w:val="005046CF"/>
    <w:rsid w:val="00504B63"/>
    <w:rsid w:val="00504E33"/>
    <w:rsid w:val="00504EE0"/>
    <w:rsid w:val="00505688"/>
    <w:rsid w:val="005058FA"/>
    <w:rsid w:val="00505B23"/>
    <w:rsid w:val="00505BEF"/>
    <w:rsid w:val="00505DC7"/>
    <w:rsid w:val="005063B8"/>
    <w:rsid w:val="005063F2"/>
    <w:rsid w:val="0050665C"/>
    <w:rsid w:val="005066A7"/>
    <w:rsid w:val="00506792"/>
    <w:rsid w:val="005069B2"/>
    <w:rsid w:val="00506B01"/>
    <w:rsid w:val="00506D3C"/>
    <w:rsid w:val="0050701F"/>
    <w:rsid w:val="005077C0"/>
    <w:rsid w:val="00507B61"/>
    <w:rsid w:val="00507CCB"/>
    <w:rsid w:val="00507F43"/>
    <w:rsid w:val="00510020"/>
    <w:rsid w:val="00510160"/>
    <w:rsid w:val="0051056E"/>
    <w:rsid w:val="00510616"/>
    <w:rsid w:val="00510702"/>
    <w:rsid w:val="00510944"/>
    <w:rsid w:val="00510C78"/>
    <w:rsid w:val="00511029"/>
    <w:rsid w:val="00511950"/>
    <w:rsid w:val="005119EA"/>
    <w:rsid w:val="00511CBC"/>
    <w:rsid w:val="00512082"/>
    <w:rsid w:val="0051246B"/>
    <w:rsid w:val="00512541"/>
    <w:rsid w:val="00512732"/>
    <w:rsid w:val="00512761"/>
    <w:rsid w:val="00512824"/>
    <w:rsid w:val="00512A67"/>
    <w:rsid w:val="00512D75"/>
    <w:rsid w:val="00512E08"/>
    <w:rsid w:val="00512E6D"/>
    <w:rsid w:val="00512F28"/>
    <w:rsid w:val="0051300F"/>
    <w:rsid w:val="005136CE"/>
    <w:rsid w:val="005139AD"/>
    <w:rsid w:val="00514000"/>
    <w:rsid w:val="005140AD"/>
    <w:rsid w:val="0051413D"/>
    <w:rsid w:val="00514322"/>
    <w:rsid w:val="0051443C"/>
    <w:rsid w:val="0051481F"/>
    <w:rsid w:val="00514AC5"/>
    <w:rsid w:val="005150D0"/>
    <w:rsid w:val="005150E0"/>
    <w:rsid w:val="005154C5"/>
    <w:rsid w:val="00515985"/>
    <w:rsid w:val="00515CDE"/>
    <w:rsid w:val="00515EA8"/>
    <w:rsid w:val="00515FDB"/>
    <w:rsid w:val="00516000"/>
    <w:rsid w:val="005160A3"/>
    <w:rsid w:val="00516111"/>
    <w:rsid w:val="005162B8"/>
    <w:rsid w:val="0051681E"/>
    <w:rsid w:val="005168C9"/>
    <w:rsid w:val="005168CF"/>
    <w:rsid w:val="00516D0E"/>
    <w:rsid w:val="00517561"/>
    <w:rsid w:val="00517C66"/>
    <w:rsid w:val="00517F01"/>
    <w:rsid w:val="00517F0E"/>
    <w:rsid w:val="0052002B"/>
    <w:rsid w:val="005206A8"/>
    <w:rsid w:val="005207F7"/>
    <w:rsid w:val="00520929"/>
    <w:rsid w:val="00520948"/>
    <w:rsid w:val="0052125D"/>
    <w:rsid w:val="005213B7"/>
    <w:rsid w:val="00521AD0"/>
    <w:rsid w:val="00521BBB"/>
    <w:rsid w:val="00521C78"/>
    <w:rsid w:val="0052215B"/>
    <w:rsid w:val="005226B7"/>
    <w:rsid w:val="00522B38"/>
    <w:rsid w:val="00522DE0"/>
    <w:rsid w:val="00522DF6"/>
    <w:rsid w:val="0052313E"/>
    <w:rsid w:val="00523262"/>
    <w:rsid w:val="005237E6"/>
    <w:rsid w:val="00523842"/>
    <w:rsid w:val="005238E5"/>
    <w:rsid w:val="00523B0D"/>
    <w:rsid w:val="00523E05"/>
    <w:rsid w:val="005241A5"/>
    <w:rsid w:val="005241DF"/>
    <w:rsid w:val="00524D68"/>
    <w:rsid w:val="005258A3"/>
    <w:rsid w:val="00525B0B"/>
    <w:rsid w:val="00525BCB"/>
    <w:rsid w:val="00525C8E"/>
    <w:rsid w:val="0052635F"/>
    <w:rsid w:val="005263EB"/>
    <w:rsid w:val="005267E7"/>
    <w:rsid w:val="005267ED"/>
    <w:rsid w:val="005269FD"/>
    <w:rsid w:val="00526EFA"/>
    <w:rsid w:val="005271AC"/>
    <w:rsid w:val="005274B5"/>
    <w:rsid w:val="00527529"/>
    <w:rsid w:val="005277EC"/>
    <w:rsid w:val="00527B7E"/>
    <w:rsid w:val="00527E7B"/>
    <w:rsid w:val="00530215"/>
    <w:rsid w:val="00530623"/>
    <w:rsid w:val="00530665"/>
    <w:rsid w:val="00530738"/>
    <w:rsid w:val="0053079F"/>
    <w:rsid w:val="0053089F"/>
    <w:rsid w:val="00530920"/>
    <w:rsid w:val="005309DB"/>
    <w:rsid w:val="00530ABF"/>
    <w:rsid w:val="00531232"/>
    <w:rsid w:val="00531330"/>
    <w:rsid w:val="0053154F"/>
    <w:rsid w:val="00531917"/>
    <w:rsid w:val="00531946"/>
    <w:rsid w:val="00531ADF"/>
    <w:rsid w:val="005320E6"/>
    <w:rsid w:val="00532760"/>
    <w:rsid w:val="00532AD5"/>
    <w:rsid w:val="00532C13"/>
    <w:rsid w:val="00532C6D"/>
    <w:rsid w:val="00532FB3"/>
    <w:rsid w:val="0053305E"/>
    <w:rsid w:val="0053329F"/>
    <w:rsid w:val="0053343F"/>
    <w:rsid w:val="00533769"/>
    <w:rsid w:val="0053398F"/>
    <w:rsid w:val="005339D7"/>
    <w:rsid w:val="00533BC3"/>
    <w:rsid w:val="00533ED7"/>
    <w:rsid w:val="00533FAA"/>
    <w:rsid w:val="0053411E"/>
    <w:rsid w:val="005345AC"/>
    <w:rsid w:val="0053470C"/>
    <w:rsid w:val="005353D5"/>
    <w:rsid w:val="005357DC"/>
    <w:rsid w:val="00535F11"/>
    <w:rsid w:val="0053644B"/>
    <w:rsid w:val="005369AE"/>
    <w:rsid w:val="0053714E"/>
    <w:rsid w:val="00537456"/>
    <w:rsid w:val="0053759F"/>
    <w:rsid w:val="00537899"/>
    <w:rsid w:val="005378DF"/>
    <w:rsid w:val="00537A90"/>
    <w:rsid w:val="00537ABD"/>
    <w:rsid w:val="00537BC9"/>
    <w:rsid w:val="00537FDD"/>
    <w:rsid w:val="00540348"/>
    <w:rsid w:val="005407DD"/>
    <w:rsid w:val="00540979"/>
    <w:rsid w:val="0054106E"/>
    <w:rsid w:val="005411C4"/>
    <w:rsid w:val="00541D40"/>
    <w:rsid w:val="00541D89"/>
    <w:rsid w:val="00541EDE"/>
    <w:rsid w:val="00542052"/>
    <w:rsid w:val="00542095"/>
    <w:rsid w:val="0054250E"/>
    <w:rsid w:val="005425C8"/>
    <w:rsid w:val="00542783"/>
    <w:rsid w:val="00542946"/>
    <w:rsid w:val="00542C00"/>
    <w:rsid w:val="005434F9"/>
    <w:rsid w:val="00543685"/>
    <w:rsid w:val="00543898"/>
    <w:rsid w:val="00543EC3"/>
    <w:rsid w:val="005443D9"/>
    <w:rsid w:val="00544B6B"/>
    <w:rsid w:val="00544C53"/>
    <w:rsid w:val="00544C65"/>
    <w:rsid w:val="00544C7F"/>
    <w:rsid w:val="00545006"/>
    <w:rsid w:val="005450E4"/>
    <w:rsid w:val="00545186"/>
    <w:rsid w:val="0054518D"/>
    <w:rsid w:val="005451D5"/>
    <w:rsid w:val="00545514"/>
    <w:rsid w:val="00545624"/>
    <w:rsid w:val="00545D99"/>
    <w:rsid w:val="005467D5"/>
    <w:rsid w:val="00546867"/>
    <w:rsid w:val="005469EF"/>
    <w:rsid w:val="00546A30"/>
    <w:rsid w:val="00547376"/>
    <w:rsid w:val="00547EF2"/>
    <w:rsid w:val="0055000F"/>
    <w:rsid w:val="0055012D"/>
    <w:rsid w:val="00550247"/>
    <w:rsid w:val="005505F2"/>
    <w:rsid w:val="00550694"/>
    <w:rsid w:val="005508FB"/>
    <w:rsid w:val="00550D6A"/>
    <w:rsid w:val="00550E51"/>
    <w:rsid w:val="0055107F"/>
    <w:rsid w:val="00551245"/>
    <w:rsid w:val="00551622"/>
    <w:rsid w:val="005516E2"/>
    <w:rsid w:val="00551969"/>
    <w:rsid w:val="00551B28"/>
    <w:rsid w:val="00551B7F"/>
    <w:rsid w:val="00551FA0"/>
    <w:rsid w:val="00551FFA"/>
    <w:rsid w:val="005521BC"/>
    <w:rsid w:val="00552358"/>
    <w:rsid w:val="00552683"/>
    <w:rsid w:val="005528A5"/>
    <w:rsid w:val="00552908"/>
    <w:rsid w:val="00552D7D"/>
    <w:rsid w:val="00552D81"/>
    <w:rsid w:val="005531D2"/>
    <w:rsid w:val="00553604"/>
    <w:rsid w:val="005537E6"/>
    <w:rsid w:val="00553864"/>
    <w:rsid w:val="00553C83"/>
    <w:rsid w:val="00553E5D"/>
    <w:rsid w:val="0055435C"/>
    <w:rsid w:val="00554381"/>
    <w:rsid w:val="005544E7"/>
    <w:rsid w:val="005545BD"/>
    <w:rsid w:val="00554EC6"/>
    <w:rsid w:val="00555992"/>
    <w:rsid w:val="00555A50"/>
    <w:rsid w:val="00555AE5"/>
    <w:rsid w:val="00555B00"/>
    <w:rsid w:val="00555BA3"/>
    <w:rsid w:val="00555DA3"/>
    <w:rsid w:val="005563BD"/>
    <w:rsid w:val="005569BC"/>
    <w:rsid w:val="00556B1C"/>
    <w:rsid w:val="00556BD3"/>
    <w:rsid w:val="00556CE2"/>
    <w:rsid w:val="00556FF1"/>
    <w:rsid w:val="00557092"/>
    <w:rsid w:val="00557782"/>
    <w:rsid w:val="00557D49"/>
    <w:rsid w:val="00557DA0"/>
    <w:rsid w:val="00560294"/>
    <w:rsid w:val="005609C3"/>
    <w:rsid w:val="00560E93"/>
    <w:rsid w:val="005615C6"/>
    <w:rsid w:val="00561CA1"/>
    <w:rsid w:val="00561F5B"/>
    <w:rsid w:val="00561F64"/>
    <w:rsid w:val="00562837"/>
    <w:rsid w:val="00562A09"/>
    <w:rsid w:val="00562B65"/>
    <w:rsid w:val="00562E94"/>
    <w:rsid w:val="00563700"/>
    <w:rsid w:val="00563B95"/>
    <w:rsid w:val="00563EB8"/>
    <w:rsid w:val="00564255"/>
    <w:rsid w:val="005645FC"/>
    <w:rsid w:val="00564695"/>
    <w:rsid w:val="005650FD"/>
    <w:rsid w:val="00565DA9"/>
    <w:rsid w:val="0056610F"/>
    <w:rsid w:val="00566930"/>
    <w:rsid w:val="00566DB3"/>
    <w:rsid w:val="0056700C"/>
    <w:rsid w:val="00567038"/>
    <w:rsid w:val="0056742D"/>
    <w:rsid w:val="005674C1"/>
    <w:rsid w:val="00567828"/>
    <w:rsid w:val="0056786C"/>
    <w:rsid w:val="00567DE8"/>
    <w:rsid w:val="00567F00"/>
    <w:rsid w:val="005701D2"/>
    <w:rsid w:val="00570556"/>
    <w:rsid w:val="0057056D"/>
    <w:rsid w:val="005708D1"/>
    <w:rsid w:val="00571332"/>
    <w:rsid w:val="0057200E"/>
    <w:rsid w:val="00572212"/>
    <w:rsid w:val="0057252C"/>
    <w:rsid w:val="005726C8"/>
    <w:rsid w:val="00572829"/>
    <w:rsid w:val="00572BB2"/>
    <w:rsid w:val="00572D99"/>
    <w:rsid w:val="00572DE9"/>
    <w:rsid w:val="00572F0A"/>
    <w:rsid w:val="00572F77"/>
    <w:rsid w:val="005730D8"/>
    <w:rsid w:val="0057329E"/>
    <w:rsid w:val="005735A1"/>
    <w:rsid w:val="00573DEC"/>
    <w:rsid w:val="00573E7D"/>
    <w:rsid w:val="00573EF0"/>
    <w:rsid w:val="00574001"/>
    <w:rsid w:val="005741E4"/>
    <w:rsid w:val="0057441E"/>
    <w:rsid w:val="005745C8"/>
    <w:rsid w:val="00574639"/>
    <w:rsid w:val="00574A06"/>
    <w:rsid w:val="00574F6E"/>
    <w:rsid w:val="00575011"/>
    <w:rsid w:val="005754DC"/>
    <w:rsid w:val="00575626"/>
    <w:rsid w:val="00575907"/>
    <w:rsid w:val="00575943"/>
    <w:rsid w:val="0057595E"/>
    <w:rsid w:val="00575A79"/>
    <w:rsid w:val="00575BCA"/>
    <w:rsid w:val="00575F9B"/>
    <w:rsid w:val="005764A8"/>
    <w:rsid w:val="005765BD"/>
    <w:rsid w:val="00576784"/>
    <w:rsid w:val="0057685C"/>
    <w:rsid w:val="00576FFD"/>
    <w:rsid w:val="00577294"/>
    <w:rsid w:val="00577510"/>
    <w:rsid w:val="005776D6"/>
    <w:rsid w:val="0057775F"/>
    <w:rsid w:val="00577C0D"/>
    <w:rsid w:val="00577C28"/>
    <w:rsid w:val="00577F89"/>
    <w:rsid w:val="005809E6"/>
    <w:rsid w:val="00580C3D"/>
    <w:rsid w:val="00580F3D"/>
    <w:rsid w:val="0058160B"/>
    <w:rsid w:val="00581645"/>
    <w:rsid w:val="00581D4C"/>
    <w:rsid w:val="00581FE2"/>
    <w:rsid w:val="0058222F"/>
    <w:rsid w:val="0058223A"/>
    <w:rsid w:val="00582291"/>
    <w:rsid w:val="00582391"/>
    <w:rsid w:val="00582B47"/>
    <w:rsid w:val="00582B8A"/>
    <w:rsid w:val="00582C45"/>
    <w:rsid w:val="00582E48"/>
    <w:rsid w:val="005831F1"/>
    <w:rsid w:val="00583265"/>
    <w:rsid w:val="00583363"/>
    <w:rsid w:val="0058394A"/>
    <w:rsid w:val="00583BA3"/>
    <w:rsid w:val="00583DCF"/>
    <w:rsid w:val="00584119"/>
    <w:rsid w:val="005843E5"/>
    <w:rsid w:val="00584528"/>
    <w:rsid w:val="0058475D"/>
    <w:rsid w:val="005848B8"/>
    <w:rsid w:val="00584D9D"/>
    <w:rsid w:val="00584DC2"/>
    <w:rsid w:val="005853A9"/>
    <w:rsid w:val="005853C2"/>
    <w:rsid w:val="0058546D"/>
    <w:rsid w:val="0058551B"/>
    <w:rsid w:val="0058569F"/>
    <w:rsid w:val="005857DE"/>
    <w:rsid w:val="005866B7"/>
    <w:rsid w:val="005867D6"/>
    <w:rsid w:val="00586A29"/>
    <w:rsid w:val="00586C79"/>
    <w:rsid w:val="00586F7D"/>
    <w:rsid w:val="00587268"/>
    <w:rsid w:val="005878A9"/>
    <w:rsid w:val="00587CD6"/>
    <w:rsid w:val="00587EA0"/>
    <w:rsid w:val="00587FFE"/>
    <w:rsid w:val="00590357"/>
    <w:rsid w:val="0059037F"/>
    <w:rsid w:val="005905CA"/>
    <w:rsid w:val="005907FB"/>
    <w:rsid w:val="00590B52"/>
    <w:rsid w:val="00590D05"/>
    <w:rsid w:val="0059108F"/>
    <w:rsid w:val="00591445"/>
    <w:rsid w:val="0059148E"/>
    <w:rsid w:val="005915EC"/>
    <w:rsid w:val="005916D1"/>
    <w:rsid w:val="00591DCE"/>
    <w:rsid w:val="00592A52"/>
    <w:rsid w:val="00592F06"/>
    <w:rsid w:val="0059304C"/>
    <w:rsid w:val="00593180"/>
    <w:rsid w:val="00593928"/>
    <w:rsid w:val="00593CCD"/>
    <w:rsid w:val="0059434E"/>
    <w:rsid w:val="00594783"/>
    <w:rsid w:val="00594884"/>
    <w:rsid w:val="00594C67"/>
    <w:rsid w:val="00594EAB"/>
    <w:rsid w:val="00594ED0"/>
    <w:rsid w:val="00595055"/>
    <w:rsid w:val="0059585C"/>
    <w:rsid w:val="00595B4C"/>
    <w:rsid w:val="00595BEA"/>
    <w:rsid w:val="00596027"/>
    <w:rsid w:val="005961F1"/>
    <w:rsid w:val="00596407"/>
    <w:rsid w:val="00596670"/>
    <w:rsid w:val="00596721"/>
    <w:rsid w:val="005968C9"/>
    <w:rsid w:val="00596939"/>
    <w:rsid w:val="00596B79"/>
    <w:rsid w:val="00596E96"/>
    <w:rsid w:val="00596EF6"/>
    <w:rsid w:val="005972F1"/>
    <w:rsid w:val="00597474"/>
    <w:rsid w:val="005975D3"/>
    <w:rsid w:val="00597A1F"/>
    <w:rsid w:val="00597C0B"/>
    <w:rsid w:val="00597CE5"/>
    <w:rsid w:val="00597F26"/>
    <w:rsid w:val="00597F64"/>
    <w:rsid w:val="005A04C9"/>
    <w:rsid w:val="005A05F6"/>
    <w:rsid w:val="005A09E0"/>
    <w:rsid w:val="005A0EC3"/>
    <w:rsid w:val="005A0FC5"/>
    <w:rsid w:val="005A109E"/>
    <w:rsid w:val="005A1333"/>
    <w:rsid w:val="005A175B"/>
    <w:rsid w:val="005A1831"/>
    <w:rsid w:val="005A2002"/>
    <w:rsid w:val="005A231A"/>
    <w:rsid w:val="005A2326"/>
    <w:rsid w:val="005A242B"/>
    <w:rsid w:val="005A2509"/>
    <w:rsid w:val="005A2654"/>
    <w:rsid w:val="005A2844"/>
    <w:rsid w:val="005A29D6"/>
    <w:rsid w:val="005A2CA8"/>
    <w:rsid w:val="005A2F92"/>
    <w:rsid w:val="005A305F"/>
    <w:rsid w:val="005A307C"/>
    <w:rsid w:val="005A3662"/>
    <w:rsid w:val="005A37B5"/>
    <w:rsid w:val="005A3A22"/>
    <w:rsid w:val="005A3DC7"/>
    <w:rsid w:val="005A4173"/>
    <w:rsid w:val="005A457D"/>
    <w:rsid w:val="005A458F"/>
    <w:rsid w:val="005A45E5"/>
    <w:rsid w:val="005A4DBB"/>
    <w:rsid w:val="005A4FD9"/>
    <w:rsid w:val="005A5884"/>
    <w:rsid w:val="005A5BCE"/>
    <w:rsid w:val="005A5E3F"/>
    <w:rsid w:val="005A5F95"/>
    <w:rsid w:val="005A6089"/>
    <w:rsid w:val="005A60CA"/>
    <w:rsid w:val="005A645F"/>
    <w:rsid w:val="005A6540"/>
    <w:rsid w:val="005A675E"/>
    <w:rsid w:val="005A69AA"/>
    <w:rsid w:val="005A710F"/>
    <w:rsid w:val="005A7156"/>
    <w:rsid w:val="005A7243"/>
    <w:rsid w:val="005A7915"/>
    <w:rsid w:val="005A7A66"/>
    <w:rsid w:val="005A7BA5"/>
    <w:rsid w:val="005B0344"/>
    <w:rsid w:val="005B057F"/>
    <w:rsid w:val="005B08A0"/>
    <w:rsid w:val="005B09B6"/>
    <w:rsid w:val="005B0D24"/>
    <w:rsid w:val="005B0D85"/>
    <w:rsid w:val="005B0EBF"/>
    <w:rsid w:val="005B0F0C"/>
    <w:rsid w:val="005B13C7"/>
    <w:rsid w:val="005B15EB"/>
    <w:rsid w:val="005B17A5"/>
    <w:rsid w:val="005B1A2E"/>
    <w:rsid w:val="005B1AAC"/>
    <w:rsid w:val="005B1B13"/>
    <w:rsid w:val="005B1BAC"/>
    <w:rsid w:val="005B1BC9"/>
    <w:rsid w:val="005B1DEC"/>
    <w:rsid w:val="005B1EB8"/>
    <w:rsid w:val="005B202D"/>
    <w:rsid w:val="005B27B0"/>
    <w:rsid w:val="005B2937"/>
    <w:rsid w:val="005B2A13"/>
    <w:rsid w:val="005B2ABC"/>
    <w:rsid w:val="005B3276"/>
    <w:rsid w:val="005B3324"/>
    <w:rsid w:val="005B3692"/>
    <w:rsid w:val="005B38D2"/>
    <w:rsid w:val="005B3BE5"/>
    <w:rsid w:val="005B41F1"/>
    <w:rsid w:val="005B422A"/>
    <w:rsid w:val="005B42F7"/>
    <w:rsid w:val="005B44D0"/>
    <w:rsid w:val="005B4A8B"/>
    <w:rsid w:val="005B4D0F"/>
    <w:rsid w:val="005B4E54"/>
    <w:rsid w:val="005B520E"/>
    <w:rsid w:val="005B535F"/>
    <w:rsid w:val="005B5601"/>
    <w:rsid w:val="005B57EE"/>
    <w:rsid w:val="005B5A5B"/>
    <w:rsid w:val="005B5BED"/>
    <w:rsid w:val="005B5CC9"/>
    <w:rsid w:val="005B5D36"/>
    <w:rsid w:val="005B602E"/>
    <w:rsid w:val="005B6DC3"/>
    <w:rsid w:val="005B6FA8"/>
    <w:rsid w:val="005B6FF0"/>
    <w:rsid w:val="005B7108"/>
    <w:rsid w:val="005B722D"/>
    <w:rsid w:val="005B73F5"/>
    <w:rsid w:val="005B741B"/>
    <w:rsid w:val="005B745F"/>
    <w:rsid w:val="005B77FD"/>
    <w:rsid w:val="005B78D0"/>
    <w:rsid w:val="005B7B1A"/>
    <w:rsid w:val="005B7DC7"/>
    <w:rsid w:val="005C005F"/>
    <w:rsid w:val="005C0635"/>
    <w:rsid w:val="005C09E7"/>
    <w:rsid w:val="005C0AC2"/>
    <w:rsid w:val="005C0BCD"/>
    <w:rsid w:val="005C0D49"/>
    <w:rsid w:val="005C1039"/>
    <w:rsid w:val="005C117E"/>
    <w:rsid w:val="005C1231"/>
    <w:rsid w:val="005C16A2"/>
    <w:rsid w:val="005C18F0"/>
    <w:rsid w:val="005C1B33"/>
    <w:rsid w:val="005C1C28"/>
    <w:rsid w:val="005C2059"/>
    <w:rsid w:val="005C235A"/>
    <w:rsid w:val="005C251E"/>
    <w:rsid w:val="005C2529"/>
    <w:rsid w:val="005C2AC8"/>
    <w:rsid w:val="005C2C9B"/>
    <w:rsid w:val="005C2D6D"/>
    <w:rsid w:val="005C2DA6"/>
    <w:rsid w:val="005C3020"/>
    <w:rsid w:val="005C3112"/>
    <w:rsid w:val="005C3193"/>
    <w:rsid w:val="005C32D0"/>
    <w:rsid w:val="005C353F"/>
    <w:rsid w:val="005C36EC"/>
    <w:rsid w:val="005C3A65"/>
    <w:rsid w:val="005C3AF7"/>
    <w:rsid w:val="005C3CF1"/>
    <w:rsid w:val="005C3EC9"/>
    <w:rsid w:val="005C3F9F"/>
    <w:rsid w:val="005C4444"/>
    <w:rsid w:val="005C4669"/>
    <w:rsid w:val="005C49A8"/>
    <w:rsid w:val="005C4C79"/>
    <w:rsid w:val="005C5570"/>
    <w:rsid w:val="005C55D3"/>
    <w:rsid w:val="005C56C4"/>
    <w:rsid w:val="005C60D2"/>
    <w:rsid w:val="005C6574"/>
    <w:rsid w:val="005C680C"/>
    <w:rsid w:val="005C6980"/>
    <w:rsid w:val="005C6ADB"/>
    <w:rsid w:val="005C6ECF"/>
    <w:rsid w:val="005C70D3"/>
    <w:rsid w:val="005C71CE"/>
    <w:rsid w:val="005C7281"/>
    <w:rsid w:val="005C73DE"/>
    <w:rsid w:val="005C758B"/>
    <w:rsid w:val="005C779B"/>
    <w:rsid w:val="005C7FE3"/>
    <w:rsid w:val="005D0309"/>
    <w:rsid w:val="005D043F"/>
    <w:rsid w:val="005D092D"/>
    <w:rsid w:val="005D09E1"/>
    <w:rsid w:val="005D0A8C"/>
    <w:rsid w:val="005D0BB4"/>
    <w:rsid w:val="005D0BB6"/>
    <w:rsid w:val="005D0DBB"/>
    <w:rsid w:val="005D1266"/>
    <w:rsid w:val="005D1440"/>
    <w:rsid w:val="005D14FE"/>
    <w:rsid w:val="005D16FD"/>
    <w:rsid w:val="005D1791"/>
    <w:rsid w:val="005D18C4"/>
    <w:rsid w:val="005D19B5"/>
    <w:rsid w:val="005D1BD8"/>
    <w:rsid w:val="005D1F63"/>
    <w:rsid w:val="005D2472"/>
    <w:rsid w:val="005D247B"/>
    <w:rsid w:val="005D25E8"/>
    <w:rsid w:val="005D2775"/>
    <w:rsid w:val="005D27CE"/>
    <w:rsid w:val="005D283A"/>
    <w:rsid w:val="005D28D9"/>
    <w:rsid w:val="005D3194"/>
    <w:rsid w:val="005D33C1"/>
    <w:rsid w:val="005D35CC"/>
    <w:rsid w:val="005D3A18"/>
    <w:rsid w:val="005D40AB"/>
    <w:rsid w:val="005D40AF"/>
    <w:rsid w:val="005D4365"/>
    <w:rsid w:val="005D43A6"/>
    <w:rsid w:val="005D442A"/>
    <w:rsid w:val="005D47AE"/>
    <w:rsid w:val="005D4D35"/>
    <w:rsid w:val="005D5020"/>
    <w:rsid w:val="005D55DF"/>
    <w:rsid w:val="005D56B5"/>
    <w:rsid w:val="005D578E"/>
    <w:rsid w:val="005D59AD"/>
    <w:rsid w:val="005D59E1"/>
    <w:rsid w:val="005D5D08"/>
    <w:rsid w:val="005D5DF1"/>
    <w:rsid w:val="005D5FBC"/>
    <w:rsid w:val="005D674C"/>
    <w:rsid w:val="005D6880"/>
    <w:rsid w:val="005D6C57"/>
    <w:rsid w:val="005D6D78"/>
    <w:rsid w:val="005D6E74"/>
    <w:rsid w:val="005D7207"/>
    <w:rsid w:val="005D7227"/>
    <w:rsid w:val="005D78C4"/>
    <w:rsid w:val="005D78DE"/>
    <w:rsid w:val="005D796C"/>
    <w:rsid w:val="005D7D79"/>
    <w:rsid w:val="005D7F2A"/>
    <w:rsid w:val="005D7FCA"/>
    <w:rsid w:val="005E042B"/>
    <w:rsid w:val="005E1816"/>
    <w:rsid w:val="005E1B4E"/>
    <w:rsid w:val="005E1B51"/>
    <w:rsid w:val="005E1D09"/>
    <w:rsid w:val="005E1DDC"/>
    <w:rsid w:val="005E2548"/>
    <w:rsid w:val="005E2573"/>
    <w:rsid w:val="005E2800"/>
    <w:rsid w:val="005E2CF5"/>
    <w:rsid w:val="005E2D2F"/>
    <w:rsid w:val="005E2F21"/>
    <w:rsid w:val="005E3246"/>
    <w:rsid w:val="005E33AD"/>
    <w:rsid w:val="005E3506"/>
    <w:rsid w:val="005E3C28"/>
    <w:rsid w:val="005E3CFB"/>
    <w:rsid w:val="005E3EC6"/>
    <w:rsid w:val="005E3ED0"/>
    <w:rsid w:val="005E3F1F"/>
    <w:rsid w:val="005E4198"/>
    <w:rsid w:val="005E41FB"/>
    <w:rsid w:val="005E4410"/>
    <w:rsid w:val="005E452F"/>
    <w:rsid w:val="005E45F4"/>
    <w:rsid w:val="005E4697"/>
    <w:rsid w:val="005E490B"/>
    <w:rsid w:val="005E4A89"/>
    <w:rsid w:val="005E53FF"/>
    <w:rsid w:val="005E5467"/>
    <w:rsid w:val="005E556D"/>
    <w:rsid w:val="005E564D"/>
    <w:rsid w:val="005E569F"/>
    <w:rsid w:val="005E56AF"/>
    <w:rsid w:val="005E5B4C"/>
    <w:rsid w:val="005E5D12"/>
    <w:rsid w:val="005E609A"/>
    <w:rsid w:val="005E70EE"/>
    <w:rsid w:val="005E7331"/>
    <w:rsid w:val="005E789B"/>
    <w:rsid w:val="005E7D80"/>
    <w:rsid w:val="005E7E63"/>
    <w:rsid w:val="005F04C4"/>
    <w:rsid w:val="005F09CD"/>
    <w:rsid w:val="005F0DBA"/>
    <w:rsid w:val="005F0DCA"/>
    <w:rsid w:val="005F0F52"/>
    <w:rsid w:val="005F110D"/>
    <w:rsid w:val="005F117D"/>
    <w:rsid w:val="005F1290"/>
    <w:rsid w:val="005F13C3"/>
    <w:rsid w:val="005F1634"/>
    <w:rsid w:val="005F183A"/>
    <w:rsid w:val="005F1C50"/>
    <w:rsid w:val="005F1C58"/>
    <w:rsid w:val="005F1C9F"/>
    <w:rsid w:val="005F1E03"/>
    <w:rsid w:val="005F1E11"/>
    <w:rsid w:val="005F22DF"/>
    <w:rsid w:val="005F231C"/>
    <w:rsid w:val="005F26C5"/>
    <w:rsid w:val="005F2B0D"/>
    <w:rsid w:val="005F2BA8"/>
    <w:rsid w:val="005F2E4A"/>
    <w:rsid w:val="005F30BE"/>
    <w:rsid w:val="005F3213"/>
    <w:rsid w:val="005F3CCD"/>
    <w:rsid w:val="005F3DEE"/>
    <w:rsid w:val="005F3ECE"/>
    <w:rsid w:val="005F469D"/>
    <w:rsid w:val="005F47D6"/>
    <w:rsid w:val="005F483E"/>
    <w:rsid w:val="005F48B0"/>
    <w:rsid w:val="005F49C6"/>
    <w:rsid w:val="005F4C74"/>
    <w:rsid w:val="005F4E8E"/>
    <w:rsid w:val="005F4FD0"/>
    <w:rsid w:val="005F534D"/>
    <w:rsid w:val="005F5509"/>
    <w:rsid w:val="005F55F0"/>
    <w:rsid w:val="005F5713"/>
    <w:rsid w:val="005F5825"/>
    <w:rsid w:val="005F5C11"/>
    <w:rsid w:val="005F5F9B"/>
    <w:rsid w:val="005F60BA"/>
    <w:rsid w:val="005F645A"/>
    <w:rsid w:val="005F66BD"/>
    <w:rsid w:val="005F6A33"/>
    <w:rsid w:val="005F6D91"/>
    <w:rsid w:val="005F6DE8"/>
    <w:rsid w:val="005F6F68"/>
    <w:rsid w:val="005F73AA"/>
    <w:rsid w:val="005F7748"/>
    <w:rsid w:val="005F79C3"/>
    <w:rsid w:val="0060007F"/>
    <w:rsid w:val="006005DA"/>
    <w:rsid w:val="0060099A"/>
    <w:rsid w:val="006009DE"/>
    <w:rsid w:val="00600D6F"/>
    <w:rsid w:val="00600D71"/>
    <w:rsid w:val="0060150A"/>
    <w:rsid w:val="006019CB"/>
    <w:rsid w:val="00601F88"/>
    <w:rsid w:val="00602192"/>
    <w:rsid w:val="0060219C"/>
    <w:rsid w:val="006022F7"/>
    <w:rsid w:val="006025D4"/>
    <w:rsid w:val="00602A14"/>
    <w:rsid w:val="00602DA7"/>
    <w:rsid w:val="00603051"/>
    <w:rsid w:val="0060316B"/>
    <w:rsid w:val="0060316F"/>
    <w:rsid w:val="00603BF2"/>
    <w:rsid w:val="006041AB"/>
    <w:rsid w:val="006042C2"/>
    <w:rsid w:val="006044B5"/>
    <w:rsid w:val="00604D3C"/>
    <w:rsid w:val="00604E41"/>
    <w:rsid w:val="00604FD2"/>
    <w:rsid w:val="006054EB"/>
    <w:rsid w:val="00605661"/>
    <w:rsid w:val="00605825"/>
    <w:rsid w:val="00605AC0"/>
    <w:rsid w:val="00605DE2"/>
    <w:rsid w:val="00606182"/>
    <w:rsid w:val="006069D8"/>
    <w:rsid w:val="00607429"/>
    <w:rsid w:val="0060744B"/>
    <w:rsid w:val="00607C2F"/>
    <w:rsid w:val="00607F90"/>
    <w:rsid w:val="00610270"/>
    <w:rsid w:val="00610656"/>
    <w:rsid w:val="00610FB1"/>
    <w:rsid w:val="0061125B"/>
    <w:rsid w:val="006114A4"/>
    <w:rsid w:val="006114C3"/>
    <w:rsid w:val="00611A92"/>
    <w:rsid w:val="00611D5D"/>
    <w:rsid w:val="0061225E"/>
    <w:rsid w:val="006126F0"/>
    <w:rsid w:val="006127C9"/>
    <w:rsid w:val="00612822"/>
    <w:rsid w:val="006129DB"/>
    <w:rsid w:val="00612D3A"/>
    <w:rsid w:val="00612D58"/>
    <w:rsid w:val="00613100"/>
    <w:rsid w:val="00613222"/>
    <w:rsid w:val="00613602"/>
    <w:rsid w:val="006138FB"/>
    <w:rsid w:val="006139E7"/>
    <w:rsid w:val="00613A40"/>
    <w:rsid w:val="00613ACE"/>
    <w:rsid w:val="00613B6F"/>
    <w:rsid w:val="00613CF4"/>
    <w:rsid w:val="00613F61"/>
    <w:rsid w:val="00614094"/>
    <w:rsid w:val="00614953"/>
    <w:rsid w:val="00614C3D"/>
    <w:rsid w:val="0061540C"/>
    <w:rsid w:val="006158EF"/>
    <w:rsid w:val="00615D9D"/>
    <w:rsid w:val="00615F5B"/>
    <w:rsid w:val="00616083"/>
    <w:rsid w:val="006161FE"/>
    <w:rsid w:val="006162DE"/>
    <w:rsid w:val="006164CA"/>
    <w:rsid w:val="00616515"/>
    <w:rsid w:val="00616641"/>
    <w:rsid w:val="00616680"/>
    <w:rsid w:val="00616695"/>
    <w:rsid w:val="006166EF"/>
    <w:rsid w:val="00616722"/>
    <w:rsid w:val="00616D90"/>
    <w:rsid w:val="006173AF"/>
    <w:rsid w:val="006174A3"/>
    <w:rsid w:val="0061753E"/>
    <w:rsid w:val="00617775"/>
    <w:rsid w:val="006177A7"/>
    <w:rsid w:val="006179F4"/>
    <w:rsid w:val="00617B6B"/>
    <w:rsid w:val="006201B2"/>
    <w:rsid w:val="00620421"/>
    <w:rsid w:val="006204B5"/>
    <w:rsid w:val="006206A7"/>
    <w:rsid w:val="006206C8"/>
    <w:rsid w:val="006210A5"/>
    <w:rsid w:val="006211CD"/>
    <w:rsid w:val="0062124C"/>
    <w:rsid w:val="006217AB"/>
    <w:rsid w:val="0062190C"/>
    <w:rsid w:val="00621B86"/>
    <w:rsid w:val="00621D4E"/>
    <w:rsid w:val="00621EE4"/>
    <w:rsid w:val="00622018"/>
    <w:rsid w:val="00622404"/>
    <w:rsid w:val="00622541"/>
    <w:rsid w:val="0062256B"/>
    <w:rsid w:val="0062266A"/>
    <w:rsid w:val="006227DE"/>
    <w:rsid w:val="00622866"/>
    <w:rsid w:val="00622884"/>
    <w:rsid w:val="00622CF6"/>
    <w:rsid w:val="00622F4A"/>
    <w:rsid w:val="006234B3"/>
    <w:rsid w:val="0062352C"/>
    <w:rsid w:val="00623832"/>
    <w:rsid w:val="00623AF7"/>
    <w:rsid w:val="00623B7F"/>
    <w:rsid w:val="00623F92"/>
    <w:rsid w:val="00624343"/>
    <w:rsid w:val="00624449"/>
    <w:rsid w:val="006244AD"/>
    <w:rsid w:val="00624636"/>
    <w:rsid w:val="00624A6A"/>
    <w:rsid w:val="00624DD7"/>
    <w:rsid w:val="006252F4"/>
    <w:rsid w:val="00625633"/>
    <w:rsid w:val="00625836"/>
    <w:rsid w:val="00625960"/>
    <w:rsid w:val="00625E34"/>
    <w:rsid w:val="006260B7"/>
    <w:rsid w:val="006261CF"/>
    <w:rsid w:val="0062645B"/>
    <w:rsid w:val="006265A0"/>
    <w:rsid w:val="00626855"/>
    <w:rsid w:val="006269C9"/>
    <w:rsid w:val="00626A3D"/>
    <w:rsid w:val="00626F1C"/>
    <w:rsid w:val="00626FFF"/>
    <w:rsid w:val="006271EA"/>
    <w:rsid w:val="0062750B"/>
    <w:rsid w:val="006279A0"/>
    <w:rsid w:val="00630077"/>
    <w:rsid w:val="00630A16"/>
    <w:rsid w:val="00630CF7"/>
    <w:rsid w:val="00630F0C"/>
    <w:rsid w:val="00631C3E"/>
    <w:rsid w:val="00631C7B"/>
    <w:rsid w:val="0063205B"/>
    <w:rsid w:val="006320B4"/>
    <w:rsid w:val="00632119"/>
    <w:rsid w:val="00632244"/>
    <w:rsid w:val="00632A7A"/>
    <w:rsid w:val="00632CBE"/>
    <w:rsid w:val="006334FB"/>
    <w:rsid w:val="0063360D"/>
    <w:rsid w:val="006338E3"/>
    <w:rsid w:val="00633F6B"/>
    <w:rsid w:val="00634557"/>
    <w:rsid w:val="0063460B"/>
    <w:rsid w:val="006348A1"/>
    <w:rsid w:val="00634BB1"/>
    <w:rsid w:val="00634F42"/>
    <w:rsid w:val="00635077"/>
    <w:rsid w:val="00635079"/>
    <w:rsid w:val="006352A4"/>
    <w:rsid w:val="00635342"/>
    <w:rsid w:val="006354F8"/>
    <w:rsid w:val="00635ED4"/>
    <w:rsid w:val="00635F8C"/>
    <w:rsid w:val="0063608D"/>
    <w:rsid w:val="0063610B"/>
    <w:rsid w:val="0063663C"/>
    <w:rsid w:val="00636752"/>
    <w:rsid w:val="006371B9"/>
    <w:rsid w:val="006372BE"/>
    <w:rsid w:val="00637985"/>
    <w:rsid w:val="00637986"/>
    <w:rsid w:val="00637B11"/>
    <w:rsid w:val="00637C77"/>
    <w:rsid w:val="00637DDB"/>
    <w:rsid w:val="00640236"/>
    <w:rsid w:val="00640A58"/>
    <w:rsid w:val="00640F41"/>
    <w:rsid w:val="00641536"/>
    <w:rsid w:val="00641B44"/>
    <w:rsid w:val="00641BD9"/>
    <w:rsid w:val="00641C5A"/>
    <w:rsid w:val="00641D60"/>
    <w:rsid w:val="006420C0"/>
    <w:rsid w:val="0064232C"/>
    <w:rsid w:val="006427F7"/>
    <w:rsid w:val="006428DD"/>
    <w:rsid w:val="006429B2"/>
    <w:rsid w:val="006429B4"/>
    <w:rsid w:val="00642D1C"/>
    <w:rsid w:val="00642DF9"/>
    <w:rsid w:val="00643012"/>
    <w:rsid w:val="006434EA"/>
    <w:rsid w:val="0064387D"/>
    <w:rsid w:val="00643D25"/>
    <w:rsid w:val="006443C7"/>
    <w:rsid w:val="00644AC3"/>
    <w:rsid w:val="00645273"/>
    <w:rsid w:val="006454C2"/>
    <w:rsid w:val="0064565C"/>
    <w:rsid w:val="0064598A"/>
    <w:rsid w:val="006459FA"/>
    <w:rsid w:val="00645BA9"/>
    <w:rsid w:val="00645C9F"/>
    <w:rsid w:val="00645D22"/>
    <w:rsid w:val="0064623D"/>
    <w:rsid w:val="006462B1"/>
    <w:rsid w:val="006464FF"/>
    <w:rsid w:val="00646528"/>
    <w:rsid w:val="00646568"/>
    <w:rsid w:val="00646B44"/>
    <w:rsid w:val="00646C48"/>
    <w:rsid w:val="00646F96"/>
    <w:rsid w:val="0064704A"/>
    <w:rsid w:val="006471EA"/>
    <w:rsid w:val="006471EB"/>
    <w:rsid w:val="0064745C"/>
    <w:rsid w:val="0064750D"/>
    <w:rsid w:val="00647612"/>
    <w:rsid w:val="00647AF2"/>
    <w:rsid w:val="00650021"/>
    <w:rsid w:val="0065007B"/>
    <w:rsid w:val="006500A6"/>
    <w:rsid w:val="0065058A"/>
    <w:rsid w:val="006506E4"/>
    <w:rsid w:val="00650731"/>
    <w:rsid w:val="006516D0"/>
    <w:rsid w:val="0065176B"/>
    <w:rsid w:val="00651A08"/>
    <w:rsid w:val="00651AAA"/>
    <w:rsid w:val="00652059"/>
    <w:rsid w:val="0065259C"/>
    <w:rsid w:val="006526F9"/>
    <w:rsid w:val="006528B6"/>
    <w:rsid w:val="00652DE4"/>
    <w:rsid w:val="00653061"/>
    <w:rsid w:val="006533EB"/>
    <w:rsid w:val="00653693"/>
    <w:rsid w:val="0065371A"/>
    <w:rsid w:val="00653770"/>
    <w:rsid w:val="0065391F"/>
    <w:rsid w:val="00653ED8"/>
    <w:rsid w:val="00654117"/>
    <w:rsid w:val="00654204"/>
    <w:rsid w:val="00654221"/>
    <w:rsid w:val="00654441"/>
    <w:rsid w:val="00654631"/>
    <w:rsid w:val="00654891"/>
    <w:rsid w:val="006548BA"/>
    <w:rsid w:val="00654905"/>
    <w:rsid w:val="00654A93"/>
    <w:rsid w:val="00654B15"/>
    <w:rsid w:val="00654B8E"/>
    <w:rsid w:val="00654ECD"/>
    <w:rsid w:val="006550E0"/>
    <w:rsid w:val="00655214"/>
    <w:rsid w:val="0065530D"/>
    <w:rsid w:val="006554C2"/>
    <w:rsid w:val="0065557C"/>
    <w:rsid w:val="00655B55"/>
    <w:rsid w:val="00655C05"/>
    <w:rsid w:val="00655CFB"/>
    <w:rsid w:val="00655F62"/>
    <w:rsid w:val="00656125"/>
    <w:rsid w:val="0065615A"/>
    <w:rsid w:val="00656C1D"/>
    <w:rsid w:val="00656D75"/>
    <w:rsid w:val="00656FDE"/>
    <w:rsid w:val="0065729F"/>
    <w:rsid w:val="006578DF"/>
    <w:rsid w:val="00657DFC"/>
    <w:rsid w:val="00657F12"/>
    <w:rsid w:val="00660283"/>
    <w:rsid w:val="00660868"/>
    <w:rsid w:val="00660DF2"/>
    <w:rsid w:val="0066112C"/>
    <w:rsid w:val="00661369"/>
    <w:rsid w:val="0066149A"/>
    <w:rsid w:val="00661554"/>
    <w:rsid w:val="00661683"/>
    <w:rsid w:val="006617C0"/>
    <w:rsid w:val="00661A06"/>
    <w:rsid w:val="00661A2C"/>
    <w:rsid w:val="00661ABA"/>
    <w:rsid w:val="00661C49"/>
    <w:rsid w:val="00661EB0"/>
    <w:rsid w:val="00661F30"/>
    <w:rsid w:val="006620AC"/>
    <w:rsid w:val="006627A9"/>
    <w:rsid w:val="006628A0"/>
    <w:rsid w:val="00662A92"/>
    <w:rsid w:val="00662D17"/>
    <w:rsid w:val="00663578"/>
    <w:rsid w:val="006636BE"/>
    <w:rsid w:val="0066384A"/>
    <w:rsid w:val="006638B5"/>
    <w:rsid w:val="00663AF2"/>
    <w:rsid w:val="00664348"/>
    <w:rsid w:val="00664DEC"/>
    <w:rsid w:val="0066543E"/>
    <w:rsid w:val="00665609"/>
    <w:rsid w:val="00665778"/>
    <w:rsid w:val="006659A2"/>
    <w:rsid w:val="00665F64"/>
    <w:rsid w:val="00666038"/>
    <w:rsid w:val="00666052"/>
    <w:rsid w:val="0066622C"/>
    <w:rsid w:val="006665E2"/>
    <w:rsid w:val="00666806"/>
    <w:rsid w:val="00666BC5"/>
    <w:rsid w:val="00667202"/>
    <w:rsid w:val="006674A4"/>
    <w:rsid w:val="00667C76"/>
    <w:rsid w:val="00667E38"/>
    <w:rsid w:val="00667FEB"/>
    <w:rsid w:val="006700C5"/>
    <w:rsid w:val="00670406"/>
    <w:rsid w:val="00670434"/>
    <w:rsid w:val="006708F9"/>
    <w:rsid w:val="00670930"/>
    <w:rsid w:val="00670F12"/>
    <w:rsid w:val="006715CE"/>
    <w:rsid w:val="00671A30"/>
    <w:rsid w:val="00671A31"/>
    <w:rsid w:val="00671BC8"/>
    <w:rsid w:val="00671CB2"/>
    <w:rsid w:val="00671DFF"/>
    <w:rsid w:val="0067238C"/>
    <w:rsid w:val="006726C7"/>
    <w:rsid w:val="00672763"/>
    <w:rsid w:val="00672C9A"/>
    <w:rsid w:val="006730DF"/>
    <w:rsid w:val="00673283"/>
    <w:rsid w:val="00673450"/>
    <w:rsid w:val="00673599"/>
    <w:rsid w:val="00673832"/>
    <w:rsid w:val="00673A3F"/>
    <w:rsid w:val="00673C3F"/>
    <w:rsid w:val="00673F61"/>
    <w:rsid w:val="0067420A"/>
    <w:rsid w:val="0067432D"/>
    <w:rsid w:val="006747EB"/>
    <w:rsid w:val="00674813"/>
    <w:rsid w:val="006748DA"/>
    <w:rsid w:val="006749F8"/>
    <w:rsid w:val="00674B19"/>
    <w:rsid w:val="00674F1F"/>
    <w:rsid w:val="00674F60"/>
    <w:rsid w:val="00674F6C"/>
    <w:rsid w:val="00674F89"/>
    <w:rsid w:val="0067500F"/>
    <w:rsid w:val="0067543A"/>
    <w:rsid w:val="00675AB2"/>
    <w:rsid w:val="00675E57"/>
    <w:rsid w:val="00676210"/>
    <w:rsid w:val="00676294"/>
    <w:rsid w:val="00676669"/>
    <w:rsid w:val="00676886"/>
    <w:rsid w:val="00676A27"/>
    <w:rsid w:val="006770C3"/>
    <w:rsid w:val="006770FF"/>
    <w:rsid w:val="00677302"/>
    <w:rsid w:val="006773C2"/>
    <w:rsid w:val="00677435"/>
    <w:rsid w:val="00677612"/>
    <w:rsid w:val="00677F40"/>
    <w:rsid w:val="00677F81"/>
    <w:rsid w:val="0068033C"/>
    <w:rsid w:val="0068034B"/>
    <w:rsid w:val="0068042A"/>
    <w:rsid w:val="006807D0"/>
    <w:rsid w:val="00680A45"/>
    <w:rsid w:val="00680B69"/>
    <w:rsid w:val="00680D54"/>
    <w:rsid w:val="00680EE9"/>
    <w:rsid w:val="00681304"/>
    <w:rsid w:val="0068142E"/>
    <w:rsid w:val="006817B4"/>
    <w:rsid w:val="00681822"/>
    <w:rsid w:val="00682073"/>
    <w:rsid w:val="00682298"/>
    <w:rsid w:val="006823ED"/>
    <w:rsid w:val="0068252F"/>
    <w:rsid w:val="00682591"/>
    <w:rsid w:val="006825A2"/>
    <w:rsid w:val="00682667"/>
    <w:rsid w:val="0068267C"/>
    <w:rsid w:val="006829ED"/>
    <w:rsid w:val="00682CD3"/>
    <w:rsid w:val="00682E1A"/>
    <w:rsid w:val="00683229"/>
    <w:rsid w:val="00683267"/>
    <w:rsid w:val="006834E4"/>
    <w:rsid w:val="0068371C"/>
    <w:rsid w:val="00683789"/>
    <w:rsid w:val="006837A7"/>
    <w:rsid w:val="00683983"/>
    <w:rsid w:val="00683C35"/>
    <w:rsid w:val="006841DE"/>
    <w:rsid w:val="0068460E"/>
    <w:rsid w:val="006847D3"/>
    <w:rsid w:val="006849EC"/>
    <w:rsid w:val="00684BE2"/>
    <w:rsid w:val="00684E78"/>
    <w:rsid w:val="006852CA"/>
    <w:rsid w:val="006859A6"/>
    <w:rsid w:val="006859AC"/>
    <w:rsid w:val="006863CE"/>
    <w:rsid w:val="006868E9"/>
    <w:rsid w:val="00686EDB"/>
    <w:rsid w:val="00686FF0"/>
    <w:rsid w:val="006870BB"/>
    <w:rsid w:val="00687301"/>
    <w:rsid w:val="00687463"/>
    <w:rsid w:val="006876E9"/>
    <w:rsid w:val="006903A8"/>
    <w:rsid w:val="006903AB"/>
    <w:rsid w:val="006904C1"/>
    <w:rsid w:val="006905B4"/>
    <w:rsid w:val="00690B17"/>
    <w:rsid w:val="00690C40"/>
    <w:rsid w:val="00690C49"/>
    <w:rsid w:val="00690C4D"/>
    <w:rsid w:val="00690E3E"/>
    <w:rsid w:val="00690EA7"/>
    <w:rsid w:val="006910F8"/>
    <w:rsid w:val="00691270"/>
    <w:rsid w:val="00691E07"/>
    <w:rsid w:val="00691F4F"/>
    <w:rsid w:val="00692259"/>
    <w:rsid w:val="00692B55"/>
    <w:rsid w:val="006931B4"/>
    <w:rsid w:val="00693446"/>
    <w:rsid w:val="006936A3"/>
    <w:rsid w:val="00693744"/>
    <w:rsid w:val="006938EC"/>
    <w:rsid w:val="006938ED"/>
    <w:rsid w:val="0069432E"/>
    <w:rsid w:val="00694750"/>
    <w:rsid w:val="00694AE6"/>
    <w:rsid w:val="00694B64"/>
    <w:rsid w:val="00694CB4"/>
    <w:rsid w:val="00694D0A"/>
    <w:rsid w:val="00694D86"/>
    <w:rsid w:val="00694E47"/>
    <w:rsid w:val="006950F2"/>
    <w:rsid w:val="00695711"/>
    <w:rsid w:val="0069588C"/>
    <w:rsid w:val="006959F6"/>
    <w:rsid w:val="00695AC6"/>
    <w:rsid w:val="00695B89"/>
    <w:rsid w:val="00695FFC"/>
    <w:rsid w:val="00696131"/>
    <w:rsid w:val="006961EB"/>
    <w:rsid w:val="0069623B"/>
    <w:rsid w:val="00696266"/>
    <w:rsid w:val="00696461"/>
    <w:rsid w:val="0069710E"/>
    <w:rsid w:val="006978AA"/>
    <w:rsid w:val="00697A30"/>
    <w:rsid w:val="00697B0B"/>
    <w:rsid w:val="00697B44"/>
    <w:rsid w:val="00697F87"/>
    <w:rsid w:val="006A0464"/>
    <w:rsid w:val="006A04EF"/>
    <w:rsid w:val="006A04F4"/>
    <w:rsid w:val="006A05FD"/>
    <w:rsid w:val="006A0803"/>
    <w:rsid w:val="006A08AC"/>
    <w:rsid w:val="006A0BC3"/>
    <w:rsid w:val="006A117F"/>
    <w:rsid w:val="006A11EA"/>
    <w:rsid w:val="006A1A2B"/>
    <w:rsid w:val="006A1B3A"/>
    <w:rsid w:val="006A1D1D"/>
    <w:rsid w:val="006A21B4"/>
    <w:rsid w:val="006A22D0"/>
    <w:rsid w:val="006A22F5"/>
    <w:rsid w:val="006A251F"/>
    <w:rsid w:val="006A2A16"/>
    <w:rsid w:val="006A2DAB"/>
    <w:rsid w:val="006A3335"/>
    <w:rsid w:val="006A346E"/>
    <w:rsid w:val="006A35F9"/>
    <w:rsid w:val="006A371C"/>
    <w:rsid w:val="006A3BFE"/>
    <w:rsid w:val="006A3E3A"/>
    <w:rsid w:val="006A4203"/>
    <w:rsid w:val="006A442F"/>
    <w:rsid w:val="006A450C"/>
    <w:rsid w:val="006A4615"/>
    <w:rsid w:val="006A4B67"/>
    <w:rsid w:val="006A4BE0"/>
    <w:rsid w:val="006A4D27"/>
    <w:rsid w:val="006A536E"/>
    <w:rsid w:val="006A5536"/>
    <w:rsid w:val="006A5649"/>
    <w:rsid w:val="006A56E8"/>
    <w:rsid w:val="006A575C"/>
    <w:rsid w:val="006A60EC"/>
    <w:rsid w:val="006A62D1"/>
    <w:rsid w:val="006A6889"/>
    <w:rsid w:val="006A6A28"/>
    <w:rsid w:val="006A6CE2"/>
    <w:rsid w:val="006A6E79"/>
    <w:rsid w:val="006A76E1"/>
    <w:rsid w:val="006A77E9"/>
    <w:rsid w:val="006A78C9"/>
    <w:rsid w:val="006A79D8"/>
    <w:rsid w:val="006A7AB0"/>
    <w:rsid w:val="006A7DB7"/>
    <w:rsid w:val="006B03FF"/>
    <w:rsid w:val="006B073D"/>
    <w:rsid w:val="006B0E01"/>
    <w:rsid w:val="006B0F55"/>
    <w:rsid w:val="006B14EE"/>
    <w:rsid w:val="006B19A7"/>
    <w:rsid w:val="006B19FD"/>
    <w:rsid w:val="006B1ADE"/>
    <w:rsid w:val="006B1DD0"/>
    <w:rsid w:val="006B2484"/>
    <w:rsid w:val="006B2712"/>
    <w:rsid w:val="006B2754"/>
    <w:rsid w:val="006B3642"/>
    <w:rsid w:val="006B378A"/>
    <w:rsid w:val="006B39D2"/>
    <w:rsid w:val="006B3B1C"/>
    <w:rsid w:val="006B3DF3"/>
    <w:rsid w:val="006B3E77"/>
    <w:rsid w:val="006B40B5"/>
    <w:rsid w:val="006B4388"/>
    <w:rsid w:val="006B44FF"/>
    <w:rsid w:val="006B487A"/>
    <w:rsid w:val="006B4C42"/>
    <w:rsid w:val="006B4EB0"/>
    <w:rsid w:val="006B4EE7"/>
    <w:rsid w:val="006B518B"/>
    <w:rsid w:val="006B531F"/>
    <w:rsid w:val="006B57C2"/>
    <w:rsid w:val="006B5817"/>
    <w:rsid w:val="006B598E"/>
    <w:rsid w:val="006B6127"/>
    <w:rsid w:val="006B6978"/>
    <w:rsid w:val="006B6B23"/>
    <w:rsid w:val="006B6B66"/>
    <w:rsid w:val="006B6C09"/>
    <w:rsid w:val="006B6D72"/>
    <w:rsid w:val="006B6FFE"/>
    <w:rsid w:val="006B74D5"/>
    <w:rsid w:val="006B7582"/>
    <w:rsid w:val="006B7C81"/>
    <w:rsid w:val="006B7F52"/>
    <w:rsid w:val="006C0000"/>
    <w:rsid w:val="006C0063"/>
    <w:rsid w:val="006C0514"/>
    <w:rsid w:val="006C094B"/>
    <w:rsid w:val="006C0C0F"/>
    <w:rsid w:val="006C0E0D"/>
    <w:rsid w:val="006C13BF"/>
    <w:rsid w:val="006C15EF"/>
    <w:rsid w:val="006C1AB9"/>
    <w:rsid w:val="006C1ABB"/>
    <w:rsid w:val="006C1B4D"/>
    <w:rsid w:val="006C1DE7"/>
    <w:rsid w:val="006C2192"/>
    <w:rsid w:val="006C2751"/>
    <w:rsid w:val="006C2770"/>
    <w:rsid w:val="006C27B0"/>
    <w:rsid w:val="006C2B6E"/>
    <w:rsid w:val="006C2D09"/>
    <w:rsid w:val="006C2E2C"/>
    <w:rsid w:val="006C2EBE"/>
    <w:rsid w:val="006C2FBA"/>
    <w:rsid w:val="006C33AE"/>
    <w:rsid w:val="006C36D8"/>
    <w:rsid w:val="006C3A84"/>
    <w:rsid w:val="006C3C18"/>
    <w:rsid w:val="006C3CBD"/>
    <w:rsid w:val="006C3DF4"/>
    <w:rsid w:val="006C41F2"/>
    <w:rsid w:val="006C4263"/>
    <w:rsid w:val="006C44FA"/>
    <w:rsid w:val="006C48F7"/>
    <w:rsid w:val="006C4A1E"/>
    <w:rsid w:val="006C4A93"/>
    <w:rsid w:val="006C4E83"/>
    <w:rsid w:val="006C5260"/>
    <w:rsid w:val="006C64E0"/>
    <w:rsid w:val="006C6558"/>
    <w:rsid w:val="006C6795"/>
    <w:rsid w:val="006C6BB8"/>
    <w:rsid w:val="006C6BEB"/>
    <w:rsid w:val="006C6D33"/>
    <w:rsid w:val="006C71FE"/>
    <w:rsid w:val="006C7406"/>
    <w:rsid w:val="006C74BA"/>
    <w:rsid w:val="006C7698"/>
    <w:rsid w:val="006C7956"/>
    <w:rsid w:val="006C7A05"/>
    <w:rsid w:val="006C7B79"/>
    <w:rsid w:val="006C7C56"/>
    <w:rsid w:val="006C7F3D"/>
    <w:rsid w:val="006C7F78"/>
    <w:rsid w:val="006D021C"/>
    <w:rsid w:val="006D0480"/>
    <w:rsid w:val="006D05D4"/>
    <w:rsid w:val="006D0931"/>
    <w:rsid w:val="006D0ADF"/>
    <w:rsid w:val="006D0C08"/>
    <w:rsid w:val="006D0E8C"/>
    <w:rsid w:val="006D1359"/>
    <w:rsid w:val="006D1C48"/>
    <w:rsid w:val="006D2133"/>
    <w:rsid w:val="006D22DB"/>
    <w:rsid w:val="006D22F2"/>
    <w:rsid w:val="006D2429"/>
    <w:rsid w:val="006D2831"/>
    <w:rsid w:val="006D28E5"/>
    <w:rsid w:val="006D2980"/>
    <w:rsid w:val="006D2A1D"/>
    <w:rsid w:val="006D2C68"/>
    <w:rsid w:val="006D2D83"/>
    <w:rsid w:val="006D2E96"/>
    <w:rsid w:val="006D3115"/>
    <w:rsid w:val="006D3616"/>
    <w:rsid w:val="006D3913"/>
    <w:rsid w:val="006D39A5"/>
    <w:rsid w:val="006D3BB5"/>
    <w:rsid w:val="006D4171"/>
    <w:rsid w:val="006D4A96"/>
    <w:rsid w:val="006D4B30"/>
    <w:rsid w:val="006D5160"/>
    <w:rsid w:val="006D5249"/>
    <w:rsid w:val="006D53D1"/>
    <w:rsid w:val="006D548E"/>
    <w:rsid w:val="006D567C"/>
    <w:rsid w:val="006D5B0F"/>
    <w:rsid w:val="006D5DEC"/>
    <w:rsid w:val="006D5E15"/>
    <w:rsid w:val="006D6006"/>
    <w:rsid w:val="006D642E"/>
    <w:rsid w:val="006D6618"/>
    <w:rsid w:val="006D6697"/>
    <w:rsid w:val="006D6EF9"/>
    <w:rsid w:val="006D6F35"/>
    <w:rsid w:val="006D7037"/>
    <w:rsid w:val="006D7104"/>
    <w:rsid w:val="006D7285"/>
    <w:rsid w:val="006D73D3"/>
    <w:rsid w:val="006D7A1C"/>
    <w:rsid w:val="006D7ABE"/>
    <w:rsid w:val="006D7CBB"/>
    <w:rsid w:val="006D7D0C"/>
    <w:rsid w:val="006E09C2"/>
    <w:rsid w:val="006E0A0F"/>
    <w:rsid w:val="006E0AFE"/>
    <w:rsid w:val="006E0D9A"/>
    <w:rsid w:val="006E0F20"/>
    <w:rsid w:val="006E1966"/>
    <w:rsid w:val="006E1AEA"/>
    <w:rsid w:val="006E1CEE"/>
    <w:rsid w:val="006E1F5E"/>
    <w:rsid w:val="006E218D"/>
    <w:rsid w:val="006E2388"/>
    <w:rsid w:val="006E23CB"/>
    <w:rsid w:val="006E24FC"/>
    <w:rsid w:val="006E27E7"/>
    <w:rsid w:val="006E2B96"/>
    <w:rsid w:val="006E2DD6"/>
    <w:rsid w:val="006E2DE1"/>
    <w:rsid w:val="006E2EFA"/>
    <w:rsid w:val="006E352A"/>
    <w:rsid w:val="006E3644"/>
    <w:rsid w:val="006E3D82"/>
    <w:rsid w:val="006E41F2"/>
    <w:rsid w:val="006E4933"/>
    <w:rsid w:val="006E4CE7"/>
    <w:rsid w:val="006E4E3A"/>
    <w:rsid w:val="006E534F"/>
    <w:rsid w:val="006E5ACA"/>
    <w:rsid w:val="006E5DC5"/>
    <w:rsid w:val="006E6285"/>
    <w:rsid w:val="006E664C"/>
    <w:rsid w:val="006E6CB1"/>
    <w:rsid w:val="006E6D58"/>
    <w:rsid w:val="006E76B4"/>
    <w:rsid w:val="006E773B"/>
    <w:rsid w:val="006E7BCC"/>
    <w:rsid w:val="006E7CD3"/>
    <w:rsid w:val="006E7E7B"/>
    <w:rsid w:val="006E7EEA"/>
    <w:rsid w:val="006E7FC3"/>
    <w:rsid w:val="006F03C4"/>
    <w:rsid w:val="006F043E"/>
    <w:rsid w:val="006F0C98"/>
    <w:rsid w:val="006F0D28"/>
    <w:rsid w:val="006F0E17"/>
    <w:rsid w:val="006F1470"/>
    <w:rsid w:val="006F154D"/>
    <w:rsid w:val="006F1621"/>
    <w:rsid w:val="006F19DB"/>
    <w:rsid w:val="006F1A60"/>
    <w:rsid w:val="006F1FB9"/>
    <w:rsid w:val="006F27E5"/>
    <w:rsid w:val="006F2A4B"/>
    <w:rsid w:val="006F2F00"/>
    <w:rsid w:val="006F2F76"/>
    <w:rsid w:val="006F35F7"/>
    <w:rsid w:val="006F3653"/>
    <w:rsid w:val="006F3B4D"/>
    <w:rsid w:val="006F3E71"/>
    <w:rsid w:val="006F40D3"/>
    <w:rsid w:val="006F4118"/>
    <w:rsid w:val="006F461E"/>
    <w:rsid w:val="006F470F"/>
    <w:rsid w:val="006F4D3A"/>
    <w:rsid w:val="006F4F10"/>
    <w:rsid w:val="006F5550"/>
    <w:rsid w:val="006F590B"/>
    <w:rsid w:val="006F59E5"/>
    <w:rsid w:val="006F5B3E"/>
    <w:rsid w:val="006F5CC0"/>
    <w:rsid w:val="006F6023"/>
    <w:rsid w:val="006F6213"/>
    <w:rsid w:val="006F6391"/>
    <w:rsid w:val="006F642A"/>
    <w:rsid w:val="006F689C"/>
    <w:rsid w:val="006F6D3D"/>
    <w:rsid w:val="006F772F"/>
    <w:rsid w:val="00700037"/>
    <w:rsid w:val="00700115"/>
    <w:rsid w:val="007001BE"/>
    <w:rsid w:val="007006C6"/>
    <w:rsid w:val="00700F5B"/>
    <w:rsid w:val="0070127E"/>
    <w:rsid w:val="0070159D"/>
    <w:rsid w:val="0070162B"/>
    <w:rsid w:val="00701B04"/>
    <w:rsid w:val="00701C59"/>
    <w:rsid w:val="0070219B"/>
    <w:rsid w:val="007021F8"/>
    <w:rsid w:val="007022B3"/>
    <w:rsid w:val="00702C38"/>
    <w:rsid w:val="00702D03"/>
    <w:rsid w:val="00702E7F"/>
    <w:rsid w:val="00702FED"/>
    <w:rsid w:val="007030FF"/>
    <w:rsid w:val="007032D6"/>
    <w:rsid w:val="00703813"/>
    <w:rsid w:val="00703A6D"/>
    <w:rsid w:val="00703F19"/>
    <w:rsid w:val="00703F7E"/>
    <w:rsid w:val="00704138"/>
    <w:rsid w:val="00704947"/>
    <w:rsid w:val="00704E0B"/>
    <w:rsid w:val="0070553C"/>
    <w:rsid w:val="007056AB"/>
    <w:rsid w:val="007058CC"/>
    <w:rsid w:val="007058D4"/>
    <w:rsid w:val="00705CBA"/>
    <w:rsid w:val="00706187"/>
    <w:rsid w:val="0070641D"/>
    <w:rsid w:val="0070644C"/>
    <w:rsid w:val="0070654A"/>
    <w:rsid w:val="00706669"/>
    <w:rsid w:val="00706D21"/>
    <w:rsid w:val="00706D5E"/>
    <w:rsid w:val="00707325"/>
    <w:rsid w:val="007076D4"/>
    <w:rsid w:val="00707B61"/>
    <w:rsid w:val="00707E00"/>
    <w:rsid w:val="007101EC"/>
    <w:rsid w:val="00710450"/>
    <w:rsid w:val="00710676"/>
    <w:rsid w:val="0071097B"/>
    <w:rsid w:val="00710DC7"/>
    <w:rsid w:val="00710EF7"/>
    <w:rsid w:val="0071167F"/>
    <w:rsid w:val="0071173C"/>
    <w:rsid w:val="00711751"/>
    <w:rsid w:val="007118EC"/>
    <w:rsid w:val="00711B71"/>
    <w:rsid w:val="00711E8F"/>
    <w:rsid w:val="0071209E"/>
    <w:rsid w:val="00712C9A"/>
    <w:rsid w:val="00712D45"/>
    <w:rsid w:val="007131C5"/>
    <w:rsid w:val="007132BA"/>
    <w:rsid w:val="007138C6"/>
    <w:rsid w:val="007139A2"/>
    <w:rsid w:val="00713DBE"/>
    <w:rsid w:val="00713E79"/>
    <w:rsid w:val="00713FAD"/>
    <w:rsid w:val="0071436B"/>
    <w:rsid w:val="007143B0"/>
    <w:rsid w:val="00714A34"/>
    <w:rsid w:val="00714C8C"/>
    <w:rsid w:val="00714CD6"/>
    <w:rsid w:val="00714FDC"/>
    <w:rsid w:val="007153F1"/>
    <w:rsid w:val="00715606"/>
    <w:rsid w:val="00715861"/>
    <w:rsid w:val="00715AB6"/>
    <w:rsid w:val="00715AFF"/>
    <w:rsid w:val="00715BEA"/>
    <w:rsid w:val="00715FB6"/>
    <w:rsid w:val="00716265"/>
    <w:rsid w:val="0071630F"/>
    <w:rsid w:val="007164DD"/>
    <w:rsid w:val="007167AB"/>
    <w:rsid w:val="007167F8"/>
    <w:rsid w:val="00716B1E"/>
    <w:rsid w:val="00716E19"/>
    <w:rsid w:val="00716E60"/>
    <w:rsid w:val="00716ED9"/>
    <w:rsid w:val="00716F81"/>
    <w:rsid w:val="00717256"/>
    <w:rsid w:val="00717643"/>
    <w:rsid w:val="007177AD"/>
    <w:rsid w:val="00717835"/>
    <w:rsid w:val="00717849"/>
    <w:rsid w:val="00717972"/>
    <w:rsid w:val="00717F72"/>
    <w:rsid w:val="00717F93"/>
    <w:rsid w:val="00720134"/>
    <w:rsid w:val="0072031E"/>
    <w:rsid w:val="00720466"/>
    <w:rsid w:val="0072049F"/>
    <w:rsid w:val="0072081F"/>
    <w:rsid w:val="00720A62"/>
    <w:rsid w:val="007210EE"/>
    <w:rsid w:val="007213AF"/>
    <w:rsid w:val="0072144C"/>
    <w:rsid w:val="007215B7"/>
    <w:rsid w:val="007221EF"/>
    <w:rsid w:val="00722220"/>
    <w:rsid w:val="007222E7"/>
    <w:rsid w:val="007227AB"/>
    <w:rsid w:val="007228F0"/>
    <w:rsid w:val="00722E19"/>
    <w:rsid w:val="00722E96"/>
    <w:rsid w:val="007231C5"/>
    <w:rsid w:val="00723891"/>
    <w:rsid w:val="007239D7"/>
    <w:rsid w:val="00723D18"/>
    <w:rsid w:val="00724005"/>
    <w:rsid w:val="007241FD"/>
    <w:rsid w:val="0072436C"/>
    <w:rsid w:val="00724559"/>
    <w:rsid w:val="007245C0"/>
    <w:rsid w:val="0072467B"/>
    <w:rsid w:val="00724E2B"/>
    <w:rsid w:val="0072513C"/>
    <w:rsid w:val="007252FC"/>
    <w:rsid w:val="0072579D"/>
    <w:rsid w:val="00725909"/>
    <w:rsid w:val="00725AAF"/>
    <w:rsid w:val="00725AC8"/>
    <w:rsid w:val="0072608A"/>
    <w:rsid w:val="00726157"/>
    <w:rsid w:val="007261EC"/>
    <w:rsid w:val="00726391"/>
    <w:rsid w:val="00726436"/>
    <w:rsid w:val="00726494"/>
    <w:rsid w:val="00726C0F"/>
    <w:rsid w:val="00726C21"/>
    <w:rsid w:val="00726FC3"/>
    <w:rsid w:val="0072745E"/>
    <w:rsid w:val="007277C6"/>
    <w:rsid w:val="00727C4C"/>
    <w:rsid w:val="00727F8E"/>
    <w:rsid w:val="00730372"/>
    <w:rsid w:val="00730BC2"/>
    <w:rsid w:val="007311EC"/>
    <w:rsid w:val="00731423"/>
    <w:rsid w:val="00731AE9"/>
    <w:rsid w:val="0073242D"/>
    <w:rsid w:val="00732AB4"/>
    <w:rsid w:val="00732BCD"/>
    <w:rsid w:val="0073354A"/>
    <w:rsid w:val="00733698"/>
    <w:rsid w:val="0073388B"/>
    <w:rsid w:val="00733A64"/>
    <w:rsid w:val="00733CD0"/>
    <w:rsid w:val="00734139"/>
    <w:rsid w:val="007344EB"/>
    <w:rsid w:val="00734A10"/>
    <w:rsid w:val="00734DEA"/>
    <w:rsid w:val="00734E93"/>
    <w:rsid w:val="00734E99"/>
    <w:rsid w:val="0073500B"/>
    <w:rsid w:val="007350E5"/>
    <w:rsid w:val="00735123"/>
    <w:rsid w:val="0073543E"/>
    <w:rsid w:val="007354C1"/>
    <w:rsid w:val="0073556F"/>
    <w:rsid w:val="00735C7C"/>
    <w:rsid w:val="00735F5F"/>
    <w:rsid w:val="007361D8"/>
    <w:rsid w:val="007364ED"/>
    <w:rsid w:val="007368B7"/>
    <w:rsid w:val="00736E97"/>
    <w:rsid w:val="00736FF9"/>
    <w:rsid w:val="00737223"/>
    <w:rsid w:val="0073754C"/>
    <w:rsid w:val="00737DC2"/>
    <w:rsid w:val="00740193"/>
    <w:rsid w:val="00740A0D"/>
    <w:rsid w:val="00740EEA"/>
    <w:rsid w:val="00741091"/>
    <w:rsid w:val="007410AA"/>
    <w:rsid w:val="0074141E"/>
    <w:rsid w:val="0074161C"/>
    <w:rsid w:val="00741B83"/>
    <w:rsid w:val="00741D95"/>
    <w:rsid w:val="007421BC"/>
    <w:rsid w:val="00742408"/>
    <w:rsid w:val="0074256F"/>
    <w:rsid w:val="00742833"/>
    <w:rsid w:val="007429C1"/>
    <w:rsid w:val="007429FE"/>
    <w:rsid w:val="00743082"/>
    <w:rsid w:val="007432BB"/>
    <w:rsid w:val="00743533"/>
    <w:rsid w:val="00743797"/>
    <w:rsid w:val="00743C28"/>
    <w:rsid w:val="007449AE"/>
    <w:rsid w:val="00745156"/>
    <w:rsid w:val="007454C2"/>
    <w:rsid w:val="00745795"/>
    <w:rsid w:val="00745D4D"/>
    <w:rsid w:val="00745D65"/>
    <w:rsid w:val="00746099"/>
    <w:rsid w:val="00746A8B"/>
    <w:rsid w:val="00746D02"/>
    <w:rsid w:val="00746E8E"/>
    <w:rsid w:val="00747004"/>
    <w:rsid w:val="00747011"/>
    <w:rsid w:val="00747068"/>
    <w:rsid w:val="007470EB"/>
    <w:rsid w:val="0074715F"/>
    <w:rsid w:val="00747218"/>
    <w:rsid w:val="0074747B"/>
    <w:rsid w:val="007476BC"/>
    <w:rsid w:val="00747B4F"/>
    <w:rsid w:val="00747EAA"/>
    <w:rsid w:val="0075005B"/>
    <w:rsid w:val="007503DD"/>
    <w:rsid w:val="007504A2"/>
    <w:rsid w:val="00750533"/>
    <w:rsid w:val="00751064"/>
    <w:rsid w:val="00751992"/>
    <w:rsid w:val="007519E7"/>
    <w:rsid w:val="00751A20"/>
    <w:rsid w:val="00751B09"/>
    <w:rsid w:val="00751B7F"/>
    <w:rsid w:val="00751E54"/>
    <w:rsid w:val="00752036"/>
    <w:rsid w:val="007523F8"/>
    <w:rsid w:val="0075247C"/>
    <w:rsid w:val="00752767"/>
    <w:rsid w:val="00752909"/>
    <w:rsid w:val="00752A74"/>
    <w:rsid w:val="00752C12"/>
    <w:rsid w:val="00752CEF"/>
    <w:rsid w:val="00752EFA"/>
    <w:rsid w:val="00752F7B"/>
    <w:rsid w:val="00753019"/>
    <w:rsid w:val="00753211"/>
    <w:rsid w:val="007532AA"/>
    <w:rsid w:val="00753489"/>
    <w:rsid w:val="0075368C"/>
    <w:rsid w:val="007536E8"/>
    <w:rsid w:val="00754084"/>
    <w:rsid w:val="00754137"/>
    <w:rsid w:val="007541E6"/>
    <w:rsid w:val="00754655"/>
    <w:rsid w:val="007548FF"/>
    <w:rsid w:val="007549C6"/>
    <w:rsid w:val="00754A8A"/>
    <w:rsid w:val="00754EAD"/>
    <w:rsid w:val="00755562"/>
    <w:rsid w:val="00755A96"/>
    <w:rsid w:val="00755C6A"/>
    <w:rsid w:val="00755CC7"/>
    <w:rsid w:val="00756218"/>
    <w:rsid w:val="00756709"/>
    <w:rsid w:val="00756B2D"/>
    <w:rsid w:val="00756CAC"/>
    <w:rsid w:val="00756CEE"/>
    <w:rsid w:val="00756E91"/>
    <w:rsid w:val="00756EEE"/>
    <w:rsid w:val="007572F5"/>
    <w:rsid w:val="0075730D"/>
    <w:rsid w:val="0075744F"/>
    <w:rsid w:val="00757575"/>
    <w:rsid w:val="00757AA1"/>
    <w:rsid w:val="00757E46"/>
    <w:rsid w:val="00760922"/>
    <w:rsid w:val="00760D3B"/>
    <w:rsid w:val="00761747"/>
    <w:rsid w:val="00761F5A"/>
    <w:rsid w:val="007620C2"/>
    <w:rsid w:val="007625C3"/>
    <w:rsid w:val="007626A2"/>
    <w:rsid w:val="00762A5D"/>
    <w:rsid w:val="00762BD0"/>
    <w:rsid w:val="00762C8F"/>
    <w:rsid w:val="00762CBD"/>
    <w:rsid w:val="00762CDA"/>
    <w:rsid w:val="007630A6"/>
    <w:rsid w:val="00763327"/>
    <w:rsid w:val="0076339F"/>
    <w:rsid w:val="007635A4"/>
    <w:rsid w:val="00763670"/>
    <w:rsid w:val="00763DBA"/>
    <w:rsid w:val="00763E19"/>
    <w:rsid w:val="00763F0F"/>
    <w:rsid w:val="00763F1C"/>
    <w:rsid w:val="00764485"/>
    <w:rsid w:val="0076466E"/>
    <w:rsid w:val="007649F3"/>
    <w:rsid w:val="00764A9B"/>
    <w:rsid w:val="00764D84"/>
    <w:rsid w:val="00764FDB"/>
    <w:rsid w:val="007650BD"/>
    <w:rsid w:val="007651D8"/>
    <w:rsid w:val="007651E5"/>
    <w:rsid w:val="00765844"/>
    <w:rsid w:val="0076590D"/>
    <w:rsid w:val="00765A7E"/>
    <w:rsid w:val="00765BDC"/>
    <w:rsid w:val="00765E19"/>
    <w:rsid w:val="007662B0"/>
    <w:rsid w:val="0076683A"/>
    <w:rsid w:val="007669A3"/>
    <w:rsid w:val="0076724F"/>
    <w:rsid w:val="00767587"/>
    <w:rsid w:val="00767786"/>
    <w:rsid w:val="00767EE2"/>
    <w:rsid w:val="007700F7"/>
    <w:rsid w:val="00770603"/>
    <w:rsid w:val="0077115E"/>
    <w:rsid w:val="007712CB"/>
    <w:rsid w:val="007713C7"/>
    <w:rsid w:val="00771411"/>
    <w:rsid w:val="00771421"/>
    <w:rsid w:val="0077170E"/>
    <w:rsid w:val="00771889"/>
    <w:rsid w:val="007718D7"/>
    <w:rsid w:val="00771A46"/>
    <w:rsid w:val="00771B0C"/>
    <w:rsid w:val="00772067"/>
    <w:rsid w:val="00772099"/>
    <w:rsid w:val="00772306"/>
    <w:rsid w:val="007724CF"/>
    <w:rsid w:val="007727BA"/>
    <w:rsid w:val="00772E3A"/>
    <w:rsid w:val="00772EE9"/>
    <w:rsid w:val="0077313B"/>
    <w:rsid w:val="00773523"/>
    <w:rsid w:val="0077397D"/>
    <w:rsid w:val="00773BA4"/>
    <w:rsid w:val="00773D81"/>
    <w:rsid w:val="00774406"/>
    <w:rsid w:val="00774BFE"/>
    <w:rsid w:val="00774CEC"/>
    <w:rsid w:val="00774F83"/>
    <w:rsid w:val="00774FFD"/>
    <w:rsid w:val="00775338"/>
    <w:rsid w:val="0077536A"/>
    <w:rsid w:val="00775405"/>
    <w:rsid w:val="00775506"/>
    <w:rsid w:val="00775977"/>
    <w:rsid w:val="00775B6E"/>
    <w:rsid w:val="007767CB"/>
    <w:rsid w:val="00776AAA"/>
    <w:rsid w:val="00777198"/>
    <w:rsid w:val="00777310"/>
    <w:rsid w:val="00777362"/>
    <w:rsid w:val="00777632"/>
    <w:rsid w:val="007777D5"/>
    <w:rsid w:val="0077C2D3"/>
    <w:rsid w:val="00780043"/>
    <w:rsid w:val="0078027E"/>
    <w:rsid w:val="007805F0"/>
    <w:rsid w:val="0078082A"/>
    <w:rsid w:val="007808C5"/>
    <w:rsid w:val="00780932"/>
    <w:rsid w:val="00780A06"/>
    <w:rsid w:val="00780A57"/>
    <w:rsid w:val="00780D9F"/>
    <w:rsid w:val="0078106C"/>
    <w:rsid w:val="00781172"/>
    <w:rsid w:val="00781533"/>
    <w:rsid w:val="00781993"/>
    <w:rsid w:val="00781BF1"/>
    <w:rsid w:val="00781CA3"/>
    <w:rsid w:val="00782148"/>
    <w:rsid w:val="00782A97"/>
    <w:rsid w:val="00782AC3"/>
    <w:rsid w:val="00782FA7"/>
    <w:rsid w:val="0078310B"/>
    <w:rsid w:val="00783271"/>
    <w:rsid w:val="00783307"/>
    <w:rsid w:val="0078344E"/>
    <w:rsid w:val="00783AB5"/>
    <w:rsid w:val="00783BB3"/>
    <w:rsid w:val="00783CAB"/>
    <w:rsid w:val="00783E2F"/>
    <w:rsid w:val="00783FC0"/>
    <w:rsid w:val="00784158"/>
    <w:rsid w:val="00784309"/>
    <w:rsid w:val="007846FB"/>
    <w:rsid w:val="00784A8A"/>
    <w:rsid w:val="00784E8F"/>
    <w:rsid w:val="00784EC6"/>
    <w:rsid w:val="00785031"/>
    <w:rsid w:val="0078508B"/>
    <w:rsid w:val="007851CD"/>
    <w:rsid w:val="00785278"/>
    <w:rsid w:val="0078538F"/>
    <w:rsid w:val="0078558B"/>
    <w:rsid w:val="00785679"/>
    <w:rsid w:val="007859D5"/>
    <w:rsid w:val="00785D49"/>
    <w:rsid w:val="00786089"/>
    <w:rsid w:val="007860BD"/>
    <w:rsid w:val="007860D5"/>
    <w:rsid w:val="00786409"/>
    <w:rsid w:val="00786486"/>
    <w:rsid w:val="00786EE9"/>
    <w:rsid w:val="00787365"/>
    <w:rsid w:val="0078766F"/>
    <w:rsid w:val="0078769B"/>
    <w:rsid w:val="00787A05"/>
    <w:rsid w:val="00790382"/>
    <w:rsid w:val="007905B9"/>
    <w:rsid w:val="007906CD"/>
    <w:rsid w:val="00790981"/>
    <w:rsid w:val="0079149E"/>
    <w:rsid w:val="00791C97"/>
    <w:rsid w:val="00792182"/>
    <w:rsid w:val="007922C7"/>
    <w:rsid w:val="00792598"/>
    <w:rsid w:val="00792A70"/>
    <w:rsid w:val="00792EC5"/>
    <w:rsid w:val="007930E9"/>
    <w:rsid w:val="0079318F"/>
    <w:rsid w:val="00793401"/>
    <w:rsid w:val="00793536"/>
    <w:rsid w:val="0079360F"/>
    <w:rsid w:val="007936CB"/>
    <w:rsid w:val="00793AEC"/>
    <w:rsid w:val="00793B06"/>
    <w:rsid w:val="00793CA8"/>
    <w:rsid w:val="00793F0C"/>
    <w:rsid w:val="0079424F"/>
    <w:rsid w:val="007946ED"/>
    <w:rsid w:val="00794804"/>
    <w:rsid w:val="00794B4A"/>
    <w:rsid w:val="00795202"/>
    <w:rsid w:val="0079534B"/>
    <w:rsid w:val="007954CE"/>
    <w:rsid w:val="00795507"/>
    <w:rsid w:val="00795F16"/>
    <w:rsid w:val="0079607F"/>
    <w:rsid w:val="007961B2"/>
    <w:rsid w:val="007963CE"/>
    <w:rsid w:val="00796485"/>
    <w:rsid w:val="0079650C"/>
    <w:rsid w:val="007965AD"/>
    <w:rsid w:val="00796A9D"/>
    <w:rsid w:val="00796C7B"/>
    <w:rsid w:val="007971EF"/>
    <w:rsid w:val="00797238"/>
    <w:rsid w:val="0079736B"/>
    <w:rsid w:val="007978AF"/>
    <w:rsid w:val="00797A2E"/>
    <w:rsid w:val="00797C40"/>
    <w:rsid w:val="007A02BE"/>
    <w:rsid w:val="007A038A"/>
    <w:rsid w:val="007A040D"/>
    <w:rsid w:val="007A0449"/>
    <w:rsid w:val="007A04C5"/>
    <w:rsid w:val="007A058D"/>
    <w:rsid w:val="007A082B"/>
    <w:rsid w:val="007A087A"/>
    <w:rsid w:val="007A08BB"/>
    <w:rsid w:val="007A131A"/>
    <w:rsid w:val="007A18DF"/>
    <w:rsid w:val="007A1D52"/>
    <w:rsid w:val="007A2108"/>
    <w:rsid w:val="007A2197"/>
    <w:rsid w:val="007A2234"/>
    <w:rsid w:val="007A2371"/>
    <w:rsid w:val="007A240A"/>
    <w:rsid w:val="007A240E"/>
    <w:rsid w:val="007A2486"/>
    <w:rsid w:val="007A25CB"/>
    <w:rsid w:val="007A2A24"/>
    <w:rsid w:val="007A2ADE"/>
    <w:rsid w:val="007A2F5E"/>
    <w:rsid w:val="007A30FE"/>
    <w:rsid w:val="007A3176"/>
    <w:rsid w:val="007A371C"/>
    <w:rsid w:val="007A3A92"/>
    <w:rsid w:val="007A3EDA"/>
    <w:rsid w:val="007A416E"/>
    <w:rsid w:val="007A41AA"/>
    <w:rsid w:val="007A4682"/>
    <w:rsid w:val="007A49EA"/>
    <w:rsid w:val="007A4B03"/>
    <w:rsid w:val="007A4D1D"/>
    <w:rsid w:val="007A5263"/>
    <w:rsid w:val="007A54BA"/>
    <w:rsid w:val="007A671B"/>
    <w:rsid w:val="007A6979"/>
    <w:rsid w:val="007A6E60"/>
    <w:rsid w:val="007A6ED5"/>
    <w:rsid w:val="007A7146"/>
    <w:rsid w:val="007A72CA"/>
    <w:rsid w:val="007A7305"/>
    <w:rsid w:val="007A746E"/>
    <w:rsid w:val="007A74FA"/>
    <w:rsid w:val="007A75D5"/>
    <w:rsid w:val="007A7B9C"/>
    <w:rsid w:val="007A7C35"/>
    <w:rsid w:val="007A7C48"/>
    <w:rsid w:val="007A7CDF"/>
    <w:rsid w:val="007AB2FF"/>
    <w:rsid w:val="007B002F"/>
    <w:rsid w:val="007B027C"/>
    <w:rsid w:val="007B03F9"/>
    <w:rsid w:val="007B1106"/>
    <w:rsid w:val="007B110C"/>
    <w:rsid w:val="007B1159"/>
    <w:rsid w:val="007B197A"/>
    <w:rsid w:val="007B2016"/>
    <w:rsid w:val="007B2376"/>
    <w:rsid w:val="007B2478"/>
    <w:rsid w:val="007B2479"/>
    <w:rsid w:val="007B2B2E"/>
    <w:rsid w:val="007B2DB5"/>
    <w:rsid w:val="007B33F1"/>
    <w:rsid w:val="007B3493"/>
    <w:rsid w:val="007B370C"/>
    <w:rsid w:val="007B37B6"/>
    <w:rsid w:val="007B394A"/>
    <w:rsid w:val="007B3F80"/>
    <w:rsid w:val="007B4BC8"/>
    <w:rsid w:val="007B4C7F"/>
    <w:rsid w:val="007B4EE9"/>
    <w:rsid w:val="007B5946"/>
    <w:rsid w:val="007B5959"/>
    <w:rsid w:val="007B5BF3"/>
    <w:rsid w:val="007B5E1A"/>
    <w:rsid w:val="007B5F5B"/>
    <w:rsid w:val="007B5FFA"/>
    <w:rsid w:val="007B6135"/>
    <w:rsid w:val="007B6170"/>
    <w:rsid w:val="007B631C"/>
    <w:rsid w:val="007B66D1"/>
    <w:rsid w:val="007B6DDA"/>
    <w:rsid w:val="007B7099"/>
    <w:rsid w:val="007B7425"/>
    <w:rsid w:val="007C0308"/>
    <w:rsid w:val="007C055C"/>
    <w:rsid w:val="007C1786"/>
    <w:rsid w:val="007C1790"/>
    <w:rsid w:val="007C181F"/>
    <w:rsid w:val="007C1B79"/>
    <w:rsid w:val="007C1C34"/>
    <w:rsid w:val="007C1E2A"/>
    <w:rsid w:val="007C204A"/>
    <w:rsid w:val="007C20C0"/>
    <w:rsid w:val="007C2885"/>
    <w:rsid w:val="007C2ABB"/>
    <w:rsid w:val="007C2DB2"/>
    <w:rsid w:val="007C2E6D"/>
    <w:rsid w:val="007C2FF2"/>
    <w:rsid w:val="007C3361"/>
    <w:rsid w:val="007C353C"/>
    <w:rsid w:val="007C36CD"/>
    <w:rsid w:val="007C386F"/>
    <w:rsid w:val="007C3B72"/>
    <w:rsid w:val="007C3F67"/>
    <w:rsid w:val="007C4338"/>
    <w:rsid w:val="007C457B"/>
    <w:rsid w:val="007C51AE"/>
    <w:rsid w:val="007C5257"/>
    <w:rsid w:val="007C5316"/>
    <w:rsid w:val="007C5557"/>
    <w:rsid w:val="007C5632"/>
    <w:rsid w:val="007C59BE"/>
    <w:rsid w:val="007C5CD9"/>
    <w:rsid w:val="007C5D00"/>
    <w:rsid w:val="007C5D02"/>
    <w:rsid w:val="007C5F86"/>
    <w:rsid w:val="007C616E"/>
    <w:rsid w:val="007C617E"/>
    <w:rsid w:val="007C67E5"/>
    <w:rsid w:val="007C68A9"/>
    <w:rsid w:val="007C68B8"/>
    <w:rsid w:val="007C6B19"/>
    <w:rsid w:val="007C6F78"/>
    <w:rsid w:val="007C7163"/>
    <w:rsid w:val="007C728B"/>
    <w:rsid w:val="007C7483"/>
    <w:rsid w:val="007C7785"/>
    <w:rsid w:val="007C778F"/>
    <w:rsid w:val="007C7B38"/>
    <w:rsid w:val="007C7CAF"/>
    <w:rsid w:val="007D0770"/>
    <w:rsid w:val="007D0AC6"/>
    <w:rsid w:val="007D0BB0"/>
    <w:rsid w:val="007D0DB3"/>
    <w:rsid w:val="007D0DEB"/>
    <w:rsid w:val="007D0F6B"/>
    <w:rsid w:val="007D1093"/>
    <w:rsid w:val="007D14B3"/>
    <w:rsid w:val="007D1A04"/>
    <w:rsid w:val="007D1DC5"/>
    <w:rsid w:val="007D2337"/>
    <w:rsid w:val="007D2C1B"/>
    <w:rsid w:val="007D2CCB"/>
    <w:rsid w:val="007D3016"/>
    <w:rsid w:val="007D34AA"/>
    <w:rsid w:val="007D3980"/>
    <w:rsid w:val="007D3AA5"/>
    <w:rsid w:val="007D3D18"/>
    <w:rsid w:val="007D41B1"/>
    <w:rsid w:val="007D4278"/>
    <w:rsid w:val="007D4725"/>
    <w:rsid w:val="007D47DC"/>
    <w:rsid w:val="007D4DA2"/>
    <w:rsid w:val="007D50DE"/>
    <w:rsid w:val="007D5125"/>
    <w:rsid w:val="007D5592"/>
    <w:rsid w:val="007D5637"/>
    <w:rsid w:val="007D5827"/>
    <w:rsid w:val="007D58D1"/>
    <w:rsid w:val="007D5AC5"/>
    <w:rsid w:val="007D60F0"/>
    <w:rsid w:val="007D6232"/>
    <w:rsid w:val="007D6841"/>
    <w:rsid w:val="007D6CA5"/>
    <w:rsid w:val="007D6DF4"/>
    <w:rsid w:val="007D6DFA"/>
    <w:rsid w:val="007D71AB"/>
    <w:rsid w:val="007D7244"/>
    <w:rsid w:val="007D76C2"/>
    <w:rsid w:val="007D7BE5"/>
    <w:rsid w:val="007D7F9E"/>
    <w:rsid w:val="007E0143"/>
    <w:rsid w:val="007E036E"/>
    <w:rsid w:val="007E0441"/>
    <w:rsid w:val="007E044A"/>
    <w:rsid w:val="007E07F9"/>
    <w:rsid w:val="007E0BAC"/>
    <w:rsid w:val="007E0C2B"/>
    <w:rsid w:val="007E114A"/>
    <w:rsid w:val="007E12C9"/>
    <w:rsid w:val="007E1CE0"/>
    <w:rsid w:val="007E1FE6"/>
    <w:rsid w:val="007E20B3"/>
    <w:rsid w:val="007E20C9"/>
    <w:rsid w:val="007E2256"/>
    <w:rsid w:val="007E2747"/>
    <w:rsid w:val="007E299C"/>
    <w:rsid w:val="007E29E4"/>
    <w:rsid w:val="007E2B80"/>
    <w:rsid w:val="007E2BBA"/>
    <w:rsid w:val="007E2D73"/>
    <w:rsid w:val="007E35A3"/>
    <w:rsid w:val="007E366D"/>
    <w:rsid w:val="007E3746"/>
    <w:rsid w:val="007E382C"/>
    <w:rsid w:val="007E3BF4"/>
    <w:rsid w:val="007E3F3C"/>
    <w:rsid w:val="007E42BB"/>
    <w:rsid w:val="007E4641"/>
    <w:rsid w:val="007E47F6"/>
    <w:rsid w:val="007E4C82"/>
    <w:rsid w:val="007E4D99"/>
    <w:rsid w:val="007E4F88"/>
    <w:rsid w:val="007E4FE5"/>
    <w:rsid w:val="007E513D"/>
    <w:rsid w:val="007E5308"/>
    <w:rsid w:val="007E5449"/>
    <w:rsid w:val="007E5F3E"/>
    <w:rsid w:val="007E666C"/>
    <w:rsid w:val="007E6784"/>
    <w:rsid w:val="007E6AAC"/>
    <w:rsid w:val="007E6C3D"/>
    <w:rsid w:val="007E70EB"/>
    <w:rsid w:val="007E7808"/>
    <w:rsid w:val="007E7C31"/>
    <w:rsid w:val="007F003E"/>
    <w:rsid w:val="007F00E9"/>
    <w:rsid w:val="007F0292"/>
    <w:rsid w:val="007F0571"/>
    <w:rsid w:val="007F0B5D"/>
    <w:rsid w:val="007F16D0"/>
    <w:rsid w:val="007F181A"/>
    <w:rsid w:val="007F1911"/>
    <w:rsid w:val="007F191B"/>
    <w:rsid w:val="007F1BAF"/>
    <w:rsid w:val="007F1D98"/>
    <w:rsid w:val="007F1F05"/>
    <w:rsid w:val="007F1F99"/>
    <w:rsid w:val="007F221F"/>
    <w:rsid w:val="007F22A4"/>
    <w:rsid w:val="007F25F8"/>
    <w:rsid w:val="007F290A"/>
    <w:rsid w:val="007F2C74"/>
    <w:rsid w:val="007F2DEA"/>
    <w:rsid w:val="007F2E7C"/>
    <w:rsid w:val="007F3125"/>
    <w:rsid w:val="007F3131"/>
    <w:rsid w:val="007F35E8"/>
    <w:rsid w:val="007F3E3E"/>
    <w:rsid w:val="007F4074"/>
    <w:rsid w:val="007F4116"/>
    <w:rsid w:val="007F4575"/>
    <w:rsid w:val="007F45D6"/>
    <w:rsid w:val="007F4849"/>
    <w:rsid w:val="007F4B7C"/>
    <w:rsid w:val="007F4C44"/>
    <w:rsid w:val="007F5263"/>
    <w:rsid w:val="007F5593"/>
    <w:rsid w:val="007F5695"/>
    <w:rsid w:val="007F5A95"/>
    <w:rsid w:val="007F5ECE"/>
    <w:rsid w:val="007F6312"/>
    <w:rsid w:val="007F63FB"/>
    <w:rsid w:val="007F65C7"/>
    <w:rsid w:val="007F65E1"/>
    <w:rsid w:val="007F6676"/>
    <w:rsid w:val="007F6C8D"/>
    <w:rsid w:val="007F6D90"/>
    <w:rsid w:val="007F6DD3"/>
    <w:rsid w:val="007F768F"/>
    <w:rsid w:val="007F79F2"/>
    <w:rsid w:val="007F7A12"/>
    <w:rsid w:val="007F7B9A"/>
    <w:rsid w:val="007F7FDA"/>
    <w:rsid w:val="007F7FE1"/>
    <w:rsid w:val="00800069"/>
    <w:rsid w:val="00800084"/>
    <w:rsid w:val="0080045C"/>
    <w:rsid w:val="00800D69"/>
    <w:rsid w:val="00801159"/>
    <w:rsid w:val="0080129B"/>
    <w:rsid w:val="00801895"/>
    <w:rsid w:val="00801A3D"/>
    <w:rsid w:val="00801AF8"/>
    <w:rsid w:val="00801C24"/>
    <w:rsid w:val="00801DA5"/>
    <w:rsid w:val="0080211A"/>
    <w:rsid w:val="00802605"/>
    <w:rsid w:val="008029F2"/>
    <w:rsid w:val="008034C1"/>
    <w:rsid w:val="00803510"/>
    <w:rsid w:val="00803515"/>
    <w:rsid w:val="00803C5C"/>
    <w:rsid w:val="00803DAB"/>
    <w:rsid w:val="00803E1D"/>
    <w:rsid w:val="00803EF4"/>
    <w:rsid w:val="00803FD9"/>
    <w:rsid w:val="0080400C"/>
    <w:rsid w:val="00804235"/>
    <w:rsid w:val="00804E81"/>
    <w:rsid w:val="00805057"/>
    <w:rsid w:val="008051E1"/>
    <w:rsid w:val="00805360"/>
    <w:rsid w:val="008058ED"/>
    <w:rsid w:val="0080618C"/>
    <w:rsid w:val="00806A55"/>
    <w:rsid w:val="00806DE6"/>
    <w:rsid w:val="00806E65"/>
    <w:rsid w:val="00806F7D"/>
    <w:rsid w:val="008071B7"/>
    <w:rsid w:val="008071F4"/>
    <w:rsid w:val="00807221"/>
    <w:rsid w:val="008072A8"/>
    <w:rsid w:val="0080741C"/>
    <w:rsid w:val="0080791D"/>
    <w:rsid w:val="00807AD7"/>
    <w:rsid w:val="00807EBE"/>
    <w:rsid w:val="00810144"/>
    <w:rsid w:val="0081021B"/>
    <w:rsid w:val="00810383"/>
    <w:rsid w:val="008104E4"/>
    <w:rsid w:val="008106BD"/>
    <w:rsid w:val="008108CD"/>
    <w:rsid w:val="00810A95"/>
    <w:rsid w:val="00810E12"/>
    <w:rsid w:val="0081121E"/>
    <w:rsid w:val="008112A4"/>
    <w:rsid w:val="00811507"/>
    <w:rsid w:val="00811813"/>
    <w:rsid w:val="00811850"/>
    <w:rsid w:val="008118C7"/>
    <w:rsid w:val="008126F9"/>
    <w:rsid w:val="00812846"/>
    <w:rsid w:val="00812A00"/>
    <w:rsid w:val="00812FD6"/>
    <w:rsid w:val="00813525"/>
    <w:rsid w:val="0081397A"/>
    <w:rsid w:val="00813CAC"/>
    <w:rsid w:val="00813DAF"/>
    <w:rsid w:val="0081404E"/>
    <w:rsid w:val="00814973"/>
    <w:rsid w:val="008155BC"/>
    <w:rsid w:val="00815631"/>
    <w:rsid w:val="008159A8"/>
    <w:rsid w:val="00815A47"/>
    <w:rsid w:val="00815CF9"/>
    <w:rsid w:val="00815DAB"/>
    <w:rsid w:val="00815E31"/>
    <w:rsid w:val="00815F94"/>
    <w:rsid w:val="008160DC"/>
    <w:rsid w:val="00816387"/>
    <w:rsid w:val="008166B6"/>
    <w:rsid w:val="00816A87"/>
    <w:rsid w:val="00816ABC"/>
    <w:rsid w:val="00816AEC"/>
    <w:rsid w:val="00817264"/>
    <w:rsid w:val="0081755A"/>
    <w:rsid w:val="0081773A"/>
    <w:rsid w:val="00817C6A"/>
    <w:rsid w:val="00817D73"/>
    <w:rsid w:val="00817EF8"/>
    <w:rsid w:val="00820427"/>
    <w:rsid w:val="008204C4"/>
    <w:rsid w:val="00820B2E"/>
    <w:rsid w:val="00820F7F"/>
    <w:rsid w:val="0082111C"/>
    <w:rsid w:val="0082122F"/>
    <w:rsid w:val="008212E9"/>
    <w:rsid w:val="00821329"/>
    <w:rsid w:val="00821602"/>
    <w:rsid w:val="0082171C"/>
    <w:rsid w:val="0082186B"/>
    <w:rsid w:val="00821935"/>
    <w:rsid w:val="00821C1B"/>
    <w:rsid w:val="008227D2"/>
    <w:rsid w:val="00822849"/>
    <w:rsid w:val="00822C68"/>
    <w:rsid w:val="00822C88"/>
    <w:rsid w:val="008232A6"/>
    <w:rsid w:val="00823345"/>
    <w:rsid w:val="008234AA"/>
    <w:rsid w:val="008234B3"/>
    <w:rsid w:val="0082364B"/>
    <w:rsid w:val="008236CC"/>
    <w:rsid w:val="008238B9"/>
    <w:rsid w:val="00823CCC"/>
    <w:rsid w:val="00823D61"/>
    <w:rsid w:val="00823D66"/>
    <w:rsid w:val="00823D90"/>
    <w:rsid w:val="00824960"/>
    <w:rsid w:val="00824AE3"/>
    <w:rsid w:val="00824DFB"/>
    <w:rsid w:val="00824F7E"/>
    <w:rsid w:val="008254D9"/>
    <w:rsid w:val="008256FA"/>
    <w:rsid w:val="00825915"/>
    <w:rsid w:val="00825B2C"/>
    <w:rsid w:val="00826814"/>
    <w:rsid w:val="00826AA4"/>
    <w:rsid w:val="00826E9A"/>
    <w:rsid w:val="00827010"/>
    <w:rsid w:val="00827218"/>
    <w:rsid w:val="008273AD"/>
    <w:rsid w:val="0082761C"/>
    <w:rsid w:val="00827B89"/>
    <w:rsid w:val="00827C19"/>
    <w:rsid w:val="0083002C"/>
    <w:rsid w:val="00830251"/>
    <w:rsid w:val="0083034A"/>
    <w:rsid w:val="0083037B"/>
    <w:rsid w:val="0083041B"/>
    <w:rsid w:val="00830458"/>
    <w:rsid w:val="00830649"/>
    <w:rsid w:val="00830A5E"/>
    <w:rsid w:val="00830D7F"/>
    <w:rsid w:val="00830DB3"/>
    <w:rsid w:val="00830E36"/>
    <w:rsid w:val="00830EA9"/>
    <w:rsid w:val="00830F39"/>
    <w:rsid w:val="00830FA9"/>
    <w:rsid w:val="00831309"/>
    <w:rsid w:val="00831927"/>
    <w:rsid w:val="0083259A"/>
    <w:rsid w:val="00832E44"/>
    <w:rsid w:val="00832F05"/>
    <w:rsid w:val="00833060"/>
    <w:rsid w:val="00833246"/>
    <w:rsid w:val="0083326D"/>
    <w:rsid w:val="0083396D"/>
    <w:rsid w:val="00833BC0"/>
    <w:rsid w:val="00834232"/>
    <w:rsid w:val="00834516"/>
    <w:rsid w:val="0083476D"/>
    <w:rsid w:val="00834777"/>
    <w:rsid w:val="0083489E"/>
    <w:rsid w:val="00834BB2"/>
    <w:rsid w:val="00834C3C"/>
    <w:rsid w:val="00834DA5"/>
    <w:rsid w:val="00834DB1"/>
    <w:rsid w:val="00834ED6"/>
    <w:rsid w:val="0083513A"/>
    <w:rsid w:val="0083531B"/>
    <w:rsid w:val="00835519"/>
    <w:rsid w:val="008357DF"/>
    <w:rsid w:val="00835A4F"/>
    <w:rsid w:val="00835A56"/>
    <w:rsid w:val="00835F75"/>
    <w:rsid w:val="008360E4"/>
    <w:rsid w:val="0083617D"/>
    <w:rsid w:val="00836367"/>
    <w:rsid w:val="00836572"/>
    <w:rsid w:val="00836943"/>
    <w:rsid w:val="0083758D"/>
    <w:rsid w:val="00837A37"/>
    <w:rsid w:val="00837A49"/>
    <w:rsid w:val="0084000B"/>
    <w:rsid w:val="00840054"/>
    <w:rsid w:val="00840146"/>
    <w:rsid w:val="00840259"/>
    <w:rsid w:val="0084089A"/>
    <w:rsid w:val="00840A2B"/>
    <w:rsid w:val="00840D80"/>
    <w:rsid w:val="00841302"/>
    <w:rsid w:val="00841383"/>
    <w:rsid w:val="008413C6"/>
    <w:rsid w:val="00841628"/>
    <w:rsid w:val="00841990"/>
    <w:rsid w:val="00841A5F"/>
    <w:rsid w:val="00841F18"/>
    <w:rsid w:val="00841F73"/>
    <w:rsid w:val="008420EF"/>
    <w:rsid w:val="00842654"/>
    <w:rsid w:val="0084287D"/>
    <w:rsid w:val="00842A0F"/>
    <w:rsid w:val="00842B61"/>
    <w:rsid w:val="00842C90"/>
    <w:rsid w:val="00842DA7"/>
    <w:rsid w:val="0084314D"/>
    <w:rsid w:val="0084319F"/>
    <w:rsid w:val="008431EC"/>
    <w:rsid w:val="00843BC8"/>
    <w:rsid w:val="00843C7F"/>
    <w:rsid w:val="00844182"/>
    <w:rsid w:val="0084420F"/>
    <w:rsid w:val="00844529"/>
    <w:rsid w:val="008445C2"/>
    <w:rsid w:val="00844605"/>
    <w:rsid w:val="0084460E"/>
    <w:rsid w:val="00844733"/>
    <w:rsid w:val="0084480A"/>
    <w:rsid w:val="00845068"/>
    <w:rsid w:val="00845340"/>
    <w:rsid w:val="0084573C"/>
    <w:rsid w:val="00845901"/>
    <w:rsid w:val="00845A0F"/>
    <w:rsid w:val="00846545"/>
    <w:rsid w:val="00846989"/>
    <w:rsid w:val="00846B73"/>
    <w:rsid w:val="00846E2B"/>
    <w:rsid w:val="00846FE5"/>
    <w:rsid w:val="0084703B"/>
    <w:rsid w:val="008470B9"/>
    <w:rsid w:val="00847256"/>
    <w:rsid w:val="00847732"/>
    <w:rsid w:val="008500BB"/>
    <w:rsid w:val="00850B3C"/>
    <w:rsid w:val="00850CF2"/>
    <w:rsid w:val="00850D7A"/>
    <w:rsid w:val="00850EB7"/>
    <w:rsid w:val="00850F10"/>
    <w:rsid w:val="00850FF9"/>
    <w:rsid w:val="00851008"/>
    <w:rsid w:val="0085173B"/>
    <w:rsid w:val="00851A2B"/>
    <w:rsid w:val="00851E17"/>
    <w:rsid w:val="00851E4B"/>
    <w:rsid w:val="00851F8C"/>
    <w:rsid w:val="00851FE8"/>
    <w:rsid w:val="0085222D"/>
    <w:rsid w:val="0085288E"/>
    <w:rsid w:val="00852EED"/>
    <w:rsid w:val="008536B9"/>
    <w:rsid w:val="00853A0B"/>
    <w:rsid w:val="00853AC0"/>
    <w:rsid w:val="00853C81"/>
    <w:rsid w:val="00853FE3"/>
    <w:rsid w:val="008543A0"/>
    <w:rsid w:val="008546BF"/>
    <w:rsid w:val="00854BE1"/>
    <w:rsid w:val="00854E2A"/>
    <w:rsid w:val="008551A8"/>
    <w:rsid w:val="00855376"/>
    <w:rsid w:val="00855567"/>
    <w:rsid w:val="00855767"/>
    <w:rsid w:val="008559BC"/>
    <w:rsid w:val="00855EEE"/>
    <w:rsid w:val="00855EF3"/>
    <w:rsid w:val="00856162"/>
    <w:rsid w:val="0085627E"/>
    <w:rsid w:val="00856690"/>
    <w:rsid w:val="008566F0"/>
    <w:rsid w:val="00856865"/>
    <w:rsid w:val="00856BDB"/>
    <w:rsid w:val="0085764D"/>
    <w:rsid w:val="008577F5"/>
    <w:rsid w:val="00857828"/>
    <w:rsid w:val="00857924"/>
    <w:rsid w:val="00857B28"/>
    <w:rsid w:val="00857CF6"/>
    <w:rsid w:val="008602C6"/>
    <w:rsid w:val="008602FD"/>
    <w:rsid w:val="0086038C"/>
    <w:rsid w:val="00860922"/>
    <w:rsid w:val="00860E33"/>
    <w:rsid w:val="00860F58"/>
    <w:rsid w:val="0086108C"/>
    <w:rsid w:val="0086147C"/>
    <w:rsid w:val="008614A6"/>
    <w:rsid w:val="00861790"/>
    <w:rsid w:val="008618D3"/>
    <w:rsid w:val="00861B7E"/>
    <w:rsid w:val="00861C5C"/>
    <w:rsid w:val="00862021"/>
    <w:rsid w:val="00862342"/>
    <w:rsid w:val="00862A96"/>
    <w:rsid w:val="00862B1F"/>
    <w:rsid w:val="00862CBD"/>
    <w:rsid w:val="00863554"/>
    <w:rsid w:val="0086359D"/>
    <w:rsid w:val="00863717"/>
    <w:rsid w:val="00863719"/>
    <w:rsid w:val="0086371A"/>
    <w:rsid w:val="008639B7"/>
    <w:rsid w:val="0086460D"/>
    <w:rsid w:val="008647D5"/>
    <w:rsid w:val="00864EDA"/>
    <w:rsid w:val="0086522C"/>
    <w:rsid w:val="0086530C"/>
    <w:rsid w:val="008655AF"/>
    <w:rsid w:val="00865667"/>
    <w:rsid w:val="00865702"/>
    <w:rsid w:val="00866290"/>
    <w:rsid w:val="008669F1"/>
    <w:rsid w:val="008670B9"/>
    <w:rsid w:val="008671CC"/>
    <w:rsid w:val="0086730D"/>
    <w:rsid w:val="008675B3"/>
    <w:rsid w:val="008675FF"/>
    <w:rsid w:val="0086780A"/>
    <w:rsid w:val="00867E2E"/>
    <w:rsid w:val="0087005D"/>
    <w:rsid w:val="008700B8"/>
    <w:rsid w:val="008704C1"/>
    <w:rsid w:val="008704FE"/>
    <w:rsid w:val="00870926"/>
    <w:rsid w:val="00870E72"/>
    <w:rsid w:val="00871019"/>
    <w:rsid w:val="008711B2"/>
    <w:rsid w:val="00871215"/>
    <w:rsid w:val="008712DF"/>
    <w:rsid w:val="008719C5"/>
    <w:rsid w:val="008719F1"/>
    <w:rsid w:val="00871CD9"/>
    <w:rsid w:val="00871EC0"/>
    <w:rsid w:val="008725BF"/>
    <w:rsid w:val="008725F3"/>
    <w:rsid w:val="00872677"/>
    <w:rsid w:val="00872913"/>
    <w:rsid w:val="00872D7E"/>
    <w:rsid w:val="00872EF6"/>
    <w:rsid w:val="008731FA"/>
    <w:rsid w:val="0087357D"/>
    <w:rsid w:val="00873603"/>
    <w:rsid w:val="00873AB3"/>
    <w:rsid w:val="00873D84"/>
    <w:rsid w:val="00874006"/>
    <w:rsid w:val="008742B7"/>
    <w:rsid w:val="00874393"/>
    <w:rsid w:val="0087457C"/>
    <w:rsid w:val="008750FD"/>
    <w:rsid w:val="00875106"/>
    <w:rsid w:val="00875AA9"/>
    <w:rsid w:val="00875EE2"/>
    <w:rsid w:val="00875F4B"/>
    <w:rsid w:val="0087629A"/>
    <w:rsid w:val="008762B6"/>
    <w:rsid w:val="008763C3"/>
    <w:rsid w:val="008767E9"/>
    <w:rsid w:val="008768BD"/>
    <w:rsid w:val="00876BCA"/>
    <w:rsid w:val="00876C63"/>
    <w:rsid w:val="00876E8F"/>
    <w:rsid w:val="00876FF1"/>
    <w:rsid w:val="008771D4"/>
    <w:rsid w:val="008771D5"/>
    <w:rsid w:val="0087759A"/>
    <w:rsid w:val="00877637"/>
    <w:rsid w:val="0087764F"/>
    <w:rsid w:val="008778A9"/>
    <w:rsid w:val="00877BDB"/>
    <w:rsid w:val="00877D9D"/>
    <w:rsid w:val="00877FA4"/>
    <w:rsid w:val="0087C457"/>
    <w:rsid w:val="008800DC"/>
    <w:rsid w:val="008801D0"/>
    <w:rsid w:val="00880304"/>
    <w:rsid w:val="00880D71"/>
    <w:rsid w:val="00880DE2"/>
    <w:rsid w:val="00880FB7"/>
    <w:rsid w:val="00881486"/>
    <w:rsid w:val="0088174C"/>
    <w:rsid w:val="0088194E"/>
    <w:rsid w:val="00882241"/>
    <w:rsid w:val="00882420"/>
    <w:rsid w:val="008825AC"/>
    <w:rsid w:val="0088286F"/>
    <w:rsid w:val="0088341D"/>
    <w:rsid w:val="008838D0"/>
    <w:rsid w:val="00883FFD"/>
    <w:rsid w:val="008842E1"/>
    <w:rsid w:val="008845E5"/>
    <w:rsid w:val="0088479C"/>
    <w:rsid w:val="00884D1C"/>
    <w:rsid w:val="00884D2A"/>
    <w:rsid w:val="00884F55"/>
    <w:rsid w:val="008852DA"/>
    <w:rsid w:val="008856AB"/>
    <w:rsid w:val="008856FB"/>
    <w:rsid w:val="00885859"/>
    <w:rsid w:val="00885B3E"/>
    <w:rsid w:val="00885F6B"/>
    <w:rsid w:val="0088623B"/>
    <w:rsid w:val="0088688D"/>
    <w:rsid w:val="00886B2C"/>
    <w:rsid w:val="00886B71"/>
    <w:rsid w:val="00886B9C"/>
    <w:rsid w:val="00886CB8"/>
    <w:rsid w:val="008870DC"/>
    <w:rsid w:val="0088732C"/>
    <w:rsid w:val="008877BA"/>
    <w:rsid w:val="00887831"/>
    <w:rsid w:val="0088796D"/>
    <w:rsid w:val="00887A23"/>
    <w:rsid w:val="00887BC7"/>
    <w:rsid w:val="00887C35"/>
    <w:rsid w:val="00887C63"/>
    <w:rsid w:val="00890117"/>
    <w:rsid w:val="008903DA"/>
    <w:rsid w:val="00890818"/>
    <w:rsid w:val="00890ACF"/>
    <w:rsid w:val="00890D08"/>
    <w:rsid w:val="00890E4A"/>
    <w:rsid w:val="00890E8A"/>
    <w:rsid w:val="00890FA9"/>
    <w:rsid w:val="008915C6"/>
    <w:rsid w:val="00891D81"/>
    <w:rsid w:val="008920A7"/>
    <w:rsid w:val="0089227D"/>
    <w:rsid w:val="0089294F"/>
    <w:rsid w:val="008930A3"/>
    <w:rsid w:val="0089364D"/>
    <w:rsid w:val="00893686"/>
    <w:rsid w:val="00893B38"/>
    <w:rsid w:val="00893BD1"/>
    <w:rsid w:val="00893C48"/>
    <w:rsid w:val="00893CD7"/>
    <w:rsid w:val="00893D5A"/>
    <w:rsid w:val="00894222"/>
    <w:rsid w:val="0089438B"/>
    <w:rsid w:val="008943A0"/>
    <w:rsid w:val="00894ADE"/>
    <w:rsid w:val="00894F1C"/>
    <w:rsid w:val="008954F1"/>
    <w:rsid w:val="00895E23"/>
    <w:rsid w:val="00895FA8"/>
    <w:rsid w:val="00896105"/>
    <w:rsid w:val="00896350"/>
    <w:rsid w:val="0089645C"/>
    <w:rsid w:val="00896928"/>
    <w:rsid w:val="0089747D"/>
    <w:rsid w:val="00897746"/>
    <w:rsid w:val="00897776"/>
    <w:rsid w:val="008978E2"/>
    <w:rsid w:val="00897B1C"/>
    <w:rsid w:val="00897BB3"/>
    <w:rsid w:val="00897DF2"/>
    <w:rsid w:val="00897E7D"/>
    <w:rsid w:val="00897E80"/>
    <w:rsid w:val="008A01B5"/>
    <w:rsid w:val="008A0BB1"/>
    <w:rsid w:val="008A0BF6"/>
    <w:rsid w:val="008A0E12"/>
    <w:rsid w:val="008A145A"/>
    <w:rsid w:val="008A1480"/>
    <w:rsid w:val="008A1A1F"/>
    <w:rsid w:val="008A1A87"/>
    <w:rsid w:val="008A1ABC"/>
    <w:rsid w:val="008A1CE4"/>
    <w:rsid w:val="008A1F93"/>
    <w:rsid w:val="008A23DA"/>
    <w:rsid w:val="008A2651"/>
    <w:rsid w:val="008A280F"/>
    <w:rsid w:val="008A2C7D"/>
    <w:rsid w:val="008A2E27"/>
    <w:rsid w:val="008A2E31"/>
    <w:rsid w:val="008A2E96"/>
    <w:rsid w:val="008A2EB8"/>
    <w:rsid w:val="008A304D"/>
    <w:rsid w:val="008A3172"/>
    <w:rsid w:val="008A347A"/>
    <w:rsid w:val="008A3898"/>
    <w:rsid w:val="008A38D6"/>
    <w:rsid w:val="008A38DB"/>
    <w:rsid w:val="008A3D2D"/>
    <w:rsid w:val="008A3D39"/>
    <w:rsid w:val="008A3D40"/>
    <w:rsid w:val="008A3E89"/>
    <w:rsid w:val="008A4301"/>
    <w:rsid w:val="008A435A"/>
    <w:rsid w:val="008A45BA"/>
    <w:rsid w:val="008A4793"/>
    <w:rsid w:val="008A4E39"/>
    <w:rsid w:val="008A4FAC"/>
    <w:rsid w:val="008A50EC"/>
    <w:rsid w:val="008A59C3"/>
    <w:rsid w:val="008A5C84"/>
    <w:rsid w:val="008A5D6F"/>
    <w:rsid w:val="008A5F65"/>
    <w:rsid w:val="008A63E0"/>
    <w:rsid w:val="008A6493"/>
    <w:rsid w:val="008A65C0"/>
    <w:rsid w:val="008A682A"/>
    <w:rsid w:val="008A6EA2"/>
    <w:rsid w:val="008A6FC5"/>
    <w:rsid w:val="008A7690"/>
    <w:rsid w:val="008A76B1"/>
    <w:rsid w:val="008A76BE"/>
    <w:rsid w:val="008A7C69"/>
    <w:rsid w:val="008A7EDC"/>
    <w:rsid w:val="008B0170"/>
    <w:rsid w:val="008B01D3"/>
    <w:rsid w:val="008B01F1"/>
    <w:rsid w:val="008B021D"/>
    <w:rsid w:val="008B0548"/>
    <w:rsid w:val="008B0A30"/>
    <w:rsid w:val="008B1127"/>
    <w:rsid w:val="008B1155"/>
    <w:rsid w:val="008B143C"/>
    <w:rsid w:val="008B1492"/>
    <w:rsid w:val="008B23C6"/>
    <w:rsid w:val="008B263D"/>
    <w:rsid w:val="008B26D6"/>
    <w:rsid w:val="008B28D1"/>
    <w:rsid w:val="008B29EA"/>
    <w:rsid w:val="008B2A23"/>
    <w:rsid w:val="008B2ADC"/>
    <w:rsid w:val="008B2FC9"/>
    <w:rsid w:val="008B33AF"/>
    <w:rsid w:val="008B3BF1"/>
    <w:rsid w:val="008B4074"/>
    <w:rsid w:val="008B4D89"/>
    <w:rsid w:val="008B4F4F"/>
    <w:rsid w:val="008B4FCC"/>
    <w:rsid w:val="008B510E"/>
    <w:rsid w:val="008B51F0"/>
    <w:rsid w:val="008B5566"/>
    <w:rsid w:val="008B56CC"/>
    <w:rsid w:val="008B5B4F"/>
    <w:rsid w:val="008B6524"/>
    <w:rsid w:val="008B66B0"/>
    <w:rsid w:val="008B68C6"/>
    <w:rsid w:val="008B692C"/>
    <w:rsid w:val="008B6B23"/>
    <w:rsid w:val="008B6B44"/>
    <w:rsid w:val="008B6D31"/>
    <w:rsid w:val="008B75EC"/>
    <w:rsid w:val="008B7607"/>
    <w:rsid w:val="008B789C"/>
    <w:rsid w:val="008B794F"/>
    <w:rsid w:val="008B7994"/>
    <w:rsid w:val="008B7C25"/>
    <w:rsid w:val="008B7D02"/>
    <w:rsid w:val="008B7DDD"/>
    <w:rsid w:val="008B7E0E"/>
    <w:rsid w:val="008B7E78"/>
    <w:rsid w:val="008B7E80"/>
    <w:rsid w:val="008B7E9D"/>
    <w:rsid w:val="008C04CF"/>
    <w:rsid w:val="008C0588"/>
    <w:rsid w:val="008C05A1"/>
    <w:rsid w:val="008C07B4"/>
    <w:rsid w:val="008C0DA5"/>
    <w:rsid w:val="008C0FDF"/>
    <w:rsid w:val="008C12EA"/>
    <w:rsid w:val="008C12FA"/>
    <w:rsid w:val="008C1B25"/>
    <w:rsid w:val="008C1B44"/>
    <w:rsid w:val="008C1BD9"/>
    <w:rsid w:val="008C20BC"/>
    <w:rsid w:val="008C20D1"/>
    <w:rsid w:val="008C236E"/>
    <w:rsid w:val="008C2425"/>
    <w:rsid w:val="008C269A"/>
    <w:rsid w:val="008C2B0C"/>
    <w:rsid w:val="008C2BA4"/>
    <w:rsid w:val="008C2EA9"/>
    <w:rsid w:val="008C2F64"/>
    <w:rsid w:val="008C32A2"/>
    <w:rsid w:val="008C353F"/>
    <w:rsid w:val="008C3612"/>
    <w:rsid w:val="008C3E9D"/>
    <w:rsid w:val="008C3F09"/>
    <w:rsid w:val="008C4171"/>
    <w:rsid w:val="008C4B23"/>
    <w:rsid w:val="008C4CE8"/>
    <w:rsid w:val="008C504D"/>
    <w:rsid w:val="008C555D"/>
    <w:rsid w:val="008C55A5"/>
    <w:rsid w:val="008C5716"/>
    <w:rsid w:val="008C5B3E"/>
    <w:rsid w:val="008C5DBB"/>
    <w:rsid w:val="008C5E5B"/>
    <w:rsid w:val="008C5F2A"/>
    <w:rsid w:val="008C5FA6"/>
    <w:rsid w:val="008C629E"/>
    <w:rsid w:val="008C65DE"/>
    <w:rsid w:val="008C6AE1"/>
    <w:rsid w:val="008C6B02"/>
    <w:rsid w:val="008C6B7E"/>
    <w:rsid w:val="008C7050"/>
    <w:rsid w:val="008C7248"/>
    <w:rsid w:val="008C72FD"/>
    <w:rsid w:val="008C74A1"/>
    <w:rsid w:val="008C75DC"/>
    <w:rsid w:val="008C7DF4"/>
    <w:rsid w:val="008C7E52"/>
    <w:rsid w:val="008C7F08"/>
    <w:rsid w:val="008C7FDF"/>
    <w:rsid w:val="008D0155"/>
    <w:rsid w:val="008D024F"/>
    <w:rsid w:val="008D0801"/>
    <w:rsid w:val="008D0802"/>
    <w:rsid w:val="008D0908"/>
    <w:rsid w:val="008D0A85"/>
    <w:rsid w:val="008D0C89"/>
    <w:rsid w:val="008D0D31"/>
    <w:rsid w:val="008D13C7"/>
    <w:rsid w:val="008D18BE"/>
    <w:rsid w:val="008D1958"/>
    <w:rsid w:val="008D1A26"/>
    <w:rsid w:val="008D1ACD"/>
    <w:rsid w:val="008D2B80"/>
    <w:rsid w:val="008D2B95"/>
    <w:rsid w:val="008D2C1A"/>
    <w:rsid w:val="008D2C8A"/>
    <w:rsid w:val="008D2EFD"/>
    <w:rsid w:val="008D31B3"/>
    <w:rsid w:val="008D32BE"/>
    <w:rsid w:val="008D377D"/>
    <w:rsid w:val="008D3A40"/>
    <w:rsid w:val="008D3D62"/>
    <w:rsid w:val="008D3DCA"/>
    <w:rsid w:val="008D3DF9"/>
    <w:rsid w:val="008D3E4A"/>
    <w:rsid w:val="008D3EAA"/>
    <w:rsid w:val="008D441B"/>
    <w:rsid w:val="008D44BD"/>
    <w:rsid w:val="008D44F4"/>
    <w:rsid w:val="008D488F"/>
    <w:rsid w:val="008D4A27"/>
    <w:rsid w:val="008D4ABD"/>
    <w:rsid w:val="008D4D15"/>
    <w:rsid w:val="008D4FFB"/>
    <w:rsid w:val="008D500E"/>
    <w:rsid w:val="008D53D2"/>
    <w:rsid w:val="008D5E8E"/>
    <w:rsid w:val="008D5F5D"/>
    <w:rsid w:val="008D65DD"/>
    <w:rsid w:val="008D684A"/>
    <w:rsid w:val="008D6B6D"/>
    <w:rsid w:val="008D6DA1"/>
    <w:rsid w:val="008D6EE4"/>
    <w:rsid w:val="008D7554"/>
    <w:rsid w:val="008D78AF"/>
    <w:rsid w:val="008D78C3"/>
    <w:rsid w:val="008D79C5"/>
    <w:rsid w:val="008E0315"/>
    <w:rsid w:val="008E093A"/>
    <w:rsid w:val="008E099D"/>
    <w:rsid w:val="008E0AE3"/>
    <w:rsid w:val="008E0C9E"/>
    <w:rsid w:val="008E0E03"/>
    <w:rsid w:val="008E107F"/>
    <w:rsid w:val="008E1376"/>
    <w:rsid w:val="008E13FD"/>
    <w:rsid w:val="008E2165"/>
    <w:rsid w:val="008E28DD"/>
    <w:rsid w:val="008E2A42"/>
    <w:rsid w:val="008E2F9C"/>
    <w:rsid w:val="008E32A0"/>
    <w:rsid w:val="008E3739"/>
    <w:rsid w:val="008E3812"/>
    <w:rsid w:val="008E393F"/>
    <w:rsid w:val="008E39E6"/>
    <w:rsid w:val="008E3BD2"/>
    <w:rsid w:val="008E3C88"/>
    <w:rsid w:val="008E46C9"/>
    <w:rsid w:val="008E4E5A"/>
    <w:rsid w:val="008E4EE8"/>
    <w:rsid w:val="008E4F5E"/>
    <w:rsid w:val="008E5022"/>
    <w:rsid w:val="008E53DF"/>
    <w:rsid w:val="008E5F32"/>
    <w:rsid w:val="008E6300"/>
    <w:rsid w:val="008E647B"/>
    <w:rsid w:val="008E66E5"/>
    <w:rsid w:val="008E6924"/>
    <w:rsid w:val="008E6A7A"/>
    <w:rsid w:val="008E74B8"/>
    <w:rsid w:val="008E752F"/>
    <w:rsid w:val="008E7593"/>
    <w:rsid w:val="008E761D"/>
    <w:rsid w:val="008E7857"/>
    <w:rsid w:val="008E7987"/>
    <w:rsid w:val="008E7D53"/>
    <w:rsid w:val="008E7E85"/>
    <w:rsid w:val="008E7F7B"/>
    <w:rsid w:val="008F00C4"/>
    <w:rsid w:val="008F00C6"/>
    <w:rsid w:val="008F00CB"/>
    <w:rsid w:val="008F00F8"/>
    <w:rsid w:val="008F08FD"/>
    <w:rsid w:val="008F09FC"/>
    <w:rsid w:val="008F0A4A"/>
    <w:rsid w:val="008F0BE0"/>
    <w:rsid w:val="008F0C16"/>
    <w:rsid w:val="008F128F"/>
    <w:rsid w:val="008F1579"/>
    <w:rsid w:val="008F15F5"/>
    <w:rsid w:val="008F1C9A"/>
    <w:rsid w:val="008F1E0F"/>
    <w:rsid w:val="008F2001"/>
    <w:rsid w:val="008F23B6"/>
    <w:rsid w:val="008F27E6"/>
    <w:rsid w:val="008F28F7"/>
    <w:rsid w:val="008F292B"/>
    <w:rsid w:val="008F2F7F"/>
    <w:rsid w:val="008F3027"/>
    <w:rsid w:val="008F317F"/>
    <w:rsid w:val="008F32FC"/>
    <w:rsid w:val="008F33F9"/>
    <w:rsid w:val="008F389F"/>
    <w:rsid w:val="008F3B86"/>
    <w:rsid w:val="008F3C7A"/>
    <w:rsid w:val="008F3E97"/>
    <w:rsid w:val="008F439D"/>
    <w:rsid w:val="008F454A"/>
    <w:rsid w:val="008F513E"/>
    <w:rsid w:val="008F5414"/>
    <w:rsid w:val="008F57A8"/>
    <w:rsid w:val="008F57E9"/>
    <w:rsid w:val="008F588A"/>
    <w:rsid w:val="008F58F0"/>
    <w:rsid w:val="008F5C08"/>
    <w:rsid w:val="008F5CA0"/>
    <w:rsid w:val="008F5D5E"/>
    <w:rsid w:val="008F5FFD"/>
    <w:rsid w:val="008F609A"/>
    <w:rsid w:val="008F639C"/>
    <w:rsid w:val="008F6572"/>
    <w:rsid w:val="008F6B33"/>
    <w:rsid w:val="008F6DFD"/>
    <w:rsid w:val="008F6E2C"/>
    <w:rsid w:val="008F7008"/>
    <w:rsid w:val="008F7027"/>
    <w:rsid w:val="008F707D"/>
    <w:rsid w:val="008F734F"/>
    <w:rsid w:val="008F741D"/>
    <w:rsid w:val="008F77CD"/>
    <w:rsid w:val="008F7A20"/>
    <w:rsid w:val="008F7BA3"/>
    <w:rsid w:val="008F7E53"/>
    <w:rsid w:val="00900134"/>
    <w:rsid w:val="00900519"/>
    <w:rsid w:val="00900CDA"/>
    <w:rsid w:val="00901166"/>
    <w:rsid w:val="00901256"/>
    <w:rsid w:val="00901325"/>
    <w:rsid w:val="009017B0"/>
    <w:rsid w:val="009017C4"/>
    <w:rsid w:val="00901A17"/>
    <w:rsid w:val="00901AC0"/>
    <w:rsid w:val="00901AE2"/>
    <w:rsid w:val="00901BFF"/>
    <w:rsid w:val="0090200C"/>
    <w:rsid w:val="0090217A"/>
    <w:rsid w:val="00902221"/>
    <w:rsid w:val="009022DB"/>
    <w:rsid w:val="009023B6"/>
    <w:rsid w:val="00902755"/>
    <w:rsid w:val="009028B4"/>
    <w:rsid w:val="00902B48"/>
    <w:rsid w:val="00902D34"/>
    <w:rsid w:val="00902EB4"/>
    <w:rsid w:val="009037A5"/>
    <w:rsid w:val="009038CE"/>
    <w:rsid w:val="00903A45"/>
    <w:rsid w:val="00903A66"/>
    <w:rsid w:val="00903C63"/>
    <w:rsid w:val="00903D05"/>
    <w:rsid w:val="00903D7C"/>
    <w:rsid w:val="00903E5C"/>
    <w:rsid w:val="0090409A"/>
    <w:rsid w:val="00904148"/>
    <w:rsid w:val="009043AA"/>
    <w:rsid w:val="0090518D"/>
    <w:rsid w:val="00905958"/>
    <w:rsid w:val="009059AB"/>
    <w:rsid w:val="00905E76"/>
    <w:rsid w:val="00905F0E"/>
    <w:rsid w:val="00906167"/>
    <w:rsid w:val="0090660A"/>
    <w:rsid w:val="009067E4"/>
    <w:rsid w:val="00907313"/>
    <w:rsid w:val="00907A10"/>
    <w:rsid w:val="00907E17"/>
    <w:rsid w:val="00907F24"/>
    <w:rsid w:val="00907FF0"/>
    <w:rsid w:val="009100EE"/>
    <w:rsid w:val="009104BB"/>
    <w:rsid w:val="0091093D"/>
    <w:rsid w:val="0091099D"/>
    <w:rsid w:val="009109B2"/>
    <w:rsid w:val="009109E9"/>
    <w:rsid w:val="00910AF8"/>
    <w:rsid w:val="00910B04"/>
    <w:rsid w:val="00910B92"/>
    <w:rsid w:val="009111C6"/>
    <w:rsid w:val="009111FF"/>
    <w:rsid w:val="00911B52"/>
    <w:rsid w:val="009120C1"/>
    <w:rsid w:val="009122FA"/>
    <w:rsid w:val="009124CD"/>
    <w:rsid w:val="009125FF"/>
    <w:rsid w:val="0091277C"/>
    <w:rsid w:val="00912938"/>
    <w:rsid w:val="00912D29"/>
    <w:rsid w:val="00912DA0"/>
    <w:rsid w:val="00912EC0"/>
    <w:rsid w:val="0091353F"/>
    <w:rsid w:val="00913B38"/>
    <w:rsid w:val="00913B7D"/>
    <w:rsid w:val="0091428B"/>
    <w:rsid w:val="00914626"/>
    <w:rsid w:val="00914874"/>
    <w:rsid w:val="00914A35"/>
    <w:rsid w:val="00914AC8"/>
    <w:rsid w:val="00914BCA"/>
    <w:rsid w:val="00914ED5"/>
    <w:rsid w:val="00914FC1"/>
    <w:rsid w:val="00914FFC"/>
    <w:rsid w:val="009150C4"/>
    <w:rsid w:val="0091513F"/>
    <w:rsid w:val="009153A0"/>
    <w:rsid w:val="009153E8"/>
    <w:rsid w:val="00915466"/>
    <w:rsid w:val="0091554D"/>
    <w:rsid w:val="0091555C"/>
    <w:rsid w:val="00915BA9"/>
    <w:rsid w:val="00915CB5"/>
    <w:rsid w:val="00915F3F"/>
    <w:rsid w:val="00916114"/>
    <w:rsid w:val="00916560"/>
    <w:rsid w:val="009165D6"/>
    <w:rsid w:val="00916A0C"/>
    <w:rsid w:val="00916D21"/>
    <w:rsid w:val="00916D70"/>
    <w:rsid w:val="009171F5"/>
    <w:rsid w:val="009173AD"/>
    <w:rsid w:val="00917735"/>
    <w:rsid w:val="009177DB"/>
    <w:rsid w:val="009178C0"/>
    <w:rsid w:val="00917BEC"/>
    <w:rsid w:val="00920032"/>
    <w:rsid w:val="00920104"/>
    <w:rsid w:val="00920182"/>
    <w:rsid w:val="009207B0"/>
    <w:rsid w:val="00920AA5"/>
    <w:rsid w:val="00920CA3"/>
    <w:rsid w:val="00920CA9"/>
    <w:rsid w:val="00920E33"/>
    <w:rsid w:val="00920F05"/>
    <w:rsid w:val="00921569"/>
    <w:rsid w:val="009215AB"/>
    <w:rsid w:val="00921625"/>
    <w:rsid w:val="00921DB9"/>
    <w:rsid w:val="00922197"/>
    <w:rsid w:val="0092229F"/>
    <w:rsid w:val="0092262D"/>
    <w:rsid w:val="00922822"/>
    <w:rsid w:val="00922E75"/>
    <w:rsid w:val="00922E85"/>
    <w:rsid w:val="00922FB3"/>
    <w:rsid w:val="00923790"/>
    <w:rsid w:val="00923F0E"/>
    <w:rsid w:val="00924968"/>
    <w:rsid w:val="00924A3D"/>
    <w:rsid w:val="009250FF"/>
    <w:rsid w:val="0092510B"/>
    <w:rsid w:val="0092563A"/>
    <w:rsid w:val="009256AE"/>
    <w:rsid w:val="00925B23"/>
    <w:rsid w:val="00925BD0"/>
    <w:rsid w:val="00925DE7"/>
    <w:rsid w:val="0092634A"/>
    <w:rsid w:val="00926365"/>
    <w:rsid w:val="0092639B"/>
    <w:rsid w:val="009263BA"/>
    <w:rsid w:val="00926625"/>
    <w:rsid w:val="0092668C"/>
    <w:rsid w:val="00926A77"/>
    <w:rsid w:val="00926C99"/>
    <w:rsid w:val="00926E57"/>
    <w:rsid w:val="009270A1"/>
    <w:rsid w:val="00927368"/>
    <w:rsid w:val="0092749B"/>
    <w:rsid w:val="00927641"/>
    <w:rsid w:val="00927813"/>
    <w:rsid w:val="009278B3"/>
    <w:rsid w:val="0092794B"/>
    <w:rsid w:val="00927C15"/>
    <w:rsid w:val="00927C94"/>
    <w:rsid w:val="00927ECB"/>
    <w:rsid w:val="00930051"/>
    <w:rsid w:val="009303D9"/>
    <w:rsid w:val="0093071F"/>
    <w:rsid w:val="009310EA"/>
    <w:rsid w:val="009317E8"/>
    <w:rsid w:val="00931824"/>
    <w:rsid w:val="00931EEB"/>
    <w:rsid w:val="009323AD"/>
    <w:rsid w:val="00932598"/>
    <w:rsid w:val="009325E7"/>
    <w:rsid w:val="009329B5"/>
    <w:rsid w:val="00932A73"/>
    <w:rsid w:val="00932AF7"/>
    <w:rsid w:val="00932B84"/>
    <w:rsid w:val="00932D75"/>
    <w:rsid w:val="00932E4E"/>
    <w:rsid w:val="00932EAD"/>
    <w:rsid w:val="00933906"/>
    <w:rsid w:val="00933912"/>
    <w:rsid w:val="00933B11"/>
    <w:rsid w:val="00933C64"/>
    <w:rsid w:val="00933F21"/>
    <w:rsid w:val="00933F5C"/>
    <w:rsid w:val="00934227"/>
    <w:rsid w:val="009343F0"/>
    <w:rsid w:val="009344C3"/>
    <w:rsid w:val="00934642"/>
    <w:rsid w:val="00934F92"/>
    <w:rsid w:val="009352A2"/>
    <w:rsid w:val="00935448"/>
    <w:rsid w:val="0093558A"/>
    <w:rsid w:val="00935C03"/>
    <w:rsid w:val="00935CAB"/>
    <w:rsid w:val="00935DE0"/>
    <w:rsid w:val="00935FFF"/>
    <w:rsid w:val="00936193"/>
    <w:rsid w:val="00936391"/>
    <w:rsid w:val="00936447"/>
    <w:rsid w:val="009369B4"/>
    <w:rsid w:val="00936DCE"/>
    <w:rsid w:val="00937AA0"/>
    <w:rsid w:val="00937C3D"/>
    <w:rsid w:val="00937EF7"/>
    <w:rsid w:val="00937F49"/>
    <w:rsid w:val="0094000D"/>
    <w:rsid w:val="009400BC"/>
    <w:rsid w:val="00940148"/>
    <w:rsid w:val="0094017C"/>
    <w:rsid w:val="009402DA"/>
    <w:rsid w:val="009402FA"/>
    <w:rsid w:val="0094030E"/>
    <w:rsid w:val="00940394"/>
    <w:rsid w:val="00940787"/>
    <w:rsid w:val="00940B42"/>
    <w:rsid w:val="00940D79"/>
    <w:rsid w:val="00941D50"/>
    <w:rsid w:val="00941E67"/>
    <w:rsid w:val="009423DD"/>
    <w:rsid w:val="00942714"/>
    <w:rsid w:val="00942DB7"/>
    <w:rsid w:val="00942EDD"/>
    <w:rsid w:val="0094322F"/>
    <w:rsid w:val="009432F9"/>
    <w:rsid w:val="00943447"/>
    <w:rsid w:val="0094357D"/>
    <w:rsid w:val="00943A16"/>
    <w:rsid w:val="00943BC0"/>
    <w:rsid w:val="00943BF7"/>
    <w:rsid w:val="00943F0F"/>
    <w:rsid w:val="00944196"/>
    <w:rsid w:val="009442DB"/>
    <w:rsid w:val="009442F9"/>
    <w:rsid w:val="009443B5"/>
    <w:rsid w:val="009443DD"/>
    <w:rsid w:val="00944B8F"/>
    <w:rsid w:val="009451A0"/>
    <w:rsid w:val="009459B3"/>
    <w:rsid w:val="0094636D"/>
    <w:rsid w:val="00946A50"/>
    <w:rsid w:val="00946CD3"/>
    <w:rsid w:val="009471A4"/>
    <w:rsid w:val="00947444"/>
    <w:rsid w:val="009474AF"/>
    <w:rsid w:val="00947953"/>
    <w:rsid w:val="00947F0E"/>
    <w:rsid w:val="0095008F"/>
    <w:rsid w:val="00950216"/>
    <w:rsid w:val="009503C6"/>
    <w:rsid w:val="00950477"/>
    <w:rsid w:val="009506F1"/>
    <w:rsid w:val="00950C72"/>
    <w:rsid w:val="009510D8"/>
    <w:rsid w:val="00951710"/>
    <w:rsid w:val="009518F0"/>
    <w:rsid w:val="009519F8"/>
    <w:rsid w:val="00951C00"/>
    <w:rsid w:val="00951CB7"/>
    <w:rsid w:val="00951F15"/>
    <w:rsid w:val="00952024"/>
    <w:rsid w:val="009520A7"/>
    <w:rsid w:val="009521A8"/>
    <w:rsid w:val="00952A26"/>
    <w:rsid w:val="00952A46"/>
    <w:rsid w:val="00952E56"/>
    <w:rsid w:val="009530C2"/>
    <w:rsid w:val="0095323E"/>
    <w:rsid w:val="009533B7"/>
    <w:rsid w:val="009533BB"/>
    <w:rsid w:val="009533BF"/>
    <w:rsid w:val="00953669"/>
    <w:rsid w:val="009537B8"/>
    <w:rsid w:val="00953817"/>
    <w:rsid w:val="0095398D"/>
    <w:rsid w:val="00953C1A"/>
    <w:rsid w:val="00953D97"/>
    <w:rsid w:val="00953E72"/>
    <w:rsid w:val="009540BE"/>
    <w:rsid w:val="009541D6"/>
    <w:rsid w:val="0095450B"/>
    <w:rsid w:val="009545E2"/>
    <w:rsid w:val="00954665"/>
    <w:rsid w:val="00954D65"/>
    <w:rsid w:val="00954F0A"/>
    <w:rsid w:val="009552AF"/>
    <w:rsid w:val="009555BF"/>
    <w:rsid w:val="009556D6"/>
    <w:rsid w:val="009562BA"/>
    <w:rsid w:val="009563A6"/>
    <w:rsid w:val="009563F6"/>
    <w:rsid w:val="009564A5"/>
    <w:rsid w:val="00956582"/>
    <w:rsid w:val="00956700"/>
    <w:rsid w:val="00956F55"/>
    <w:rsid w:val="009572A5"/>
    <w:rsid w:val="009572C2"/>
    <w:rsid w:val="009577EE"/>
    <w:rsid w:val="00960195"/>
    <w:rsid w:val="00960396"/>
    <w:rsid w:val="00960455"/>
    <w:rsid w:val="00960C6A"/>
    <w:rsid w:val="00960E05"/>
    <w:rsid w:val="009611BD"/>
    <w:rsid w:val="00961593"/>
    <w:rsid w:val="00961682"/>
    <w:rsid w:val="00961831"/>
    <w:rsid w:val="009619E5"/>
    <w:rsid w:val="00961A21"/>
    <w:rsid w:val="00961BBE"/>
    <w:rsid w:val="00961F7E"/>
    <w:rsid w:val="00961FCF"/>
    <w:rsid w:val="0096248B"/>
    <w:rsid w:val="009626B6"/>
    <w:rsid w:val="00962823"/>
    <w:rsid w:val="00962830"/>
    <w:rsid w:val="009629E3"/>
    <w:rsid w:val="00962B09"/>
    <w:rsid w:val="00962C83"/>
    <w:rsid w:val="00962F26"/>
    <w:rsid w:val="00962FEC"/>
    <w:rsid w:val="0096302D"/>
    <w:rsid w:val="00963049"/>
    <w:rsid w:val="0096307A"/>
    <w:rsid w:val="009630A5"/>
    <w:rsid w:val="009633E4"/>
    <w:rsid w:val="0096352C"/>
    <w:rsid w:val="00963621"/>
    <w:rsid w:val="00963813"/>
    <w:rsid w:val="00963B06"/>
    <w:rsid w:val="00963C07"/>
    <w:rsid w:val="00963DE7"/>
    <w:rsid w:val="00963FC1"/>
    <w:rsid w:val="009640E7"/>
    <w:rsid w:val="00964C5B"/>
    <w:rsid w:val="0096550B"/>
    <w:rsid w:val="00965512"/>
    <w:rsid w:val="00965655"/>
    <w:rsid w:val="009658CB"/>
    <w:rsid w:val="00965B0A"/>
    <w:rsid w:val="00965CAC"/>
    <w:rsid w:val="00965CE8"/>
    <w:rsid w:val="00965D82"/>
    <w:rsid w:val="00966161"/>
    <w:rsid w:val="0096648F"/>
    <w:rsid w:val="0096659C"/>
    <w:rsid w:val="00966857"/>
    <w:rsid w:val="00966928"/>
    <w:rsid w:val="00966955"/>
    <w:rsid w:val="00966A2A"/>
    <w:rsid w:val="00966CF1"/>
    <w:rsid w:val="009670B2"/>
    <w:rsid w:val="009670F0"/>
    <w:rsid w:val="0096736F"/>
    <w:rsid w:val="009673BE"/>
    <w:rsid w:val="00967D90"/>
    <w:rsid w:val="00970158"/>
    <w:rsid w:val="0097028B"/>
    <w:rsid w:val="009702D3"/>
    <w:rsid w:val="009704A2"/>
    <w:rsid w:val="00970818"/>
    <w:rsid w:val="00970DE0"/>
    <w:rsid w:val="00970E40"/>
    <w:rsid w:val="0097134F"/>
    <w:rsid w:val="009715D5"/>
    <w:rsid w:val="009715DA"/>
    <w:rsid w:val="00971660"/>
    <w:rsid w:val="00971770"/>
    <w:rsid w:val="00971831"/>
    <w:rsid w:val="00971E5F"/>
    <w:rsid w:val="00971F01"/>
    <w:rsid w:val="00972115"/>
    <w:rsid w:val="009721BB"/>
    <w:rsid w:val="00972203"/>
    <w:rsid w:val="0097220E"/>
    <w:rsid w:val="009725CF"/>
    <w:rsid w:val="009725E0"/>
    <w:rsid w:val="00972C31"/>
    <w:rsid w:val="00972EF4"/>
    <w:rsid w:val="00972F07"/>
    <w:rsid w:val="00973093"/>
    <w:rsid w:val="009731BA"/>
    <w:rsid w:val="009731E6"/>
    <w:rsid w:val="009732CA"/>
    <w:rsid w:val="0097380C"/>
    <w:rsid w:val="00973A40"/>
    <w:rsid w:val="00973AF9"/>
    <w:rsid w:val="00973EBF"/>
    <w:rsid w:val="00974BDD"/>
    <w:rsid w:val="00974F02"/>
    <w:rsid w:val="0097532F"/>
    <w:rsid w:val="00975534"/>
    <w:rsid w:val="00975887"/>
    <w:rsid w:val="00975AD1"/>
    <w:rsid w:val="00975AD8"/>
    <w:rsid w:val="00975D53"/>
    <w:rsid w:val="009768B7"/>
    <w:rsid w:val="009768D3"/>
    <w:rsid w:val="00976E7C"/>
    <w:rsid w:val="00976E8A"/>
    <w:rsid w:val="00976F81"/>
    <w:rsid w:val="0097742D"/>
    <w:rsid w:val="00977762"/>
    <w:rsid w:val="00977D22"/>
    <w:rsid w:val="00977E6A"/>
    <w:rsid w:val="00977F49"/>
    <w:rsid w:val="00977FAF"/>
    <w:rsid w:val="009800C7"/>
    <w:rsid w:val="009801F8"/>
    <w:rsid w:val="00980EF3"/>
    <w:rsid w:val="00981B79"/>
    <w:rsid w:val="00981F0E"/>
    <w:rsid w:val="00982291"/>
    <w:rsid w:val="00982D07"/>
    <w:rsid w:val="00982E42"/>
    <w:rsid w:val="00982F48"/>
    <w:rsid w:val="00983104"/>
    <w:rsid w:val="00983197"/>
    <w:rsid w:val="0098371E"/>
    <w:rsid w:val="00983889"/>
    <w:rsid w:val="009839EC"/>
    <w:rsid w:val="00983BAB"/>
    <w:rsid w:val="00983BD5"/>
    <w:rsid w:val="00983E36"/>
    <w:rsid w:val="00983EC7"/>
    <w:rsid w:val="00983EC9"/>
    <w:rsid w:val="00984368"/>
    <w:rsid w:val="0098438B"/>
    <w:rsid w:val="009844E7"/>
    <w:rsid w:val="0098482B"/>
    <w:rsid w:val="009848A8"/>
    <w:rsid w:val="00984E1E"/>
    <w:rsid w:val="0098508B"/>
    <w:rsid w:val="00985679"/>
    <w:rsid w:val="00985759"/>
    <w:rsid w:val="009857CD"/>
    <w:rsid w:val="00985815"/>
    <w:rsid w:val="00985C19"/>
    <w:rsid w:val="00985DE2"/>
    <w:rsid w:val="00985F4B"/>
    <w:rsid w:val="0098619A"/>
    <w:rsid w:val="00986851"/>
    <w:rsid w:val="009871B6"/>
    <w:rsid w:val="009873D4"/>
    <w:rsid w:val="00987430"/>
    <w:rsid w:val="00987FC2"/>
    <w:rsid w:val="0099006B"/>
    <w:rsid w:val="009904B5"/>
    <w:rsid w:val="00990BE1"/>
    <w:rsid w:val="00990FD8"/>
    <w:rsid w:val="00990FEC"/>
    <w:rsid w:val="009918B9"/>
    <w:rsid w:val="00992462"/>
    <w:rsid w:val="00992497"/>
    <w:rsid w:val="009929C1"/>
    <w:rsid w:val="009929CE"/>
    <w:rsid w:val="00992B74"/>
    <w:rsid w:val="00992D9A"/>
    <w:rsid w:val="0099326B"/>
    <w:rsid w:val="009934CA"/>
    <w:rsid w:val="00993682"/>
    <w:rsid w:val="00993771"/>
    <w:rsid w:val="00993786"/>
    <w:rsid w:val="00993FBF"/>
    <w:rsid w:val="00993FD8"/>
    <w:rsid w:val="00994238"/>
    <w:rsid w:val="009945B9"/>
    <w:rsid w:val="009947F3"/>
    <w:rsid w:val="00994C93"/>
    <w:rsid w:val="00994DCB"/>
    <w:rsid w:val="00995088"/>
    <w:rsid w:val="00995388"/>
    <w:rsid w:val="009954D7"/>
    <w:rsid w:val="00995598"/>
    <w:rsid w:val="009956C5"/>
    <w:rsid w:val="009959D4"/>
    <w:rsid w:val="00995E79"/>
    <w:rsid w:val="009966AF"/>
    <w:rsid w:val="009969C4"/>
    <w:rsid w:val="00996AF7"/>
    <w:rsid w:val="00996E57"/>
    <w:rsid w:val="00997155"/>
    <w:rsid w:val="00997478"/>
    <w:rsid w:val="009977FB"/>
    <w:rsid w:val="0099799D"/>
    <w:rsid w:val="00997CBB"/>
    <w:rsid w:val="00997E43"/>
    <w:rsid w:val="009A022D"/>
    <w:rsid w:val="009A0339"/>
    <w:rsid w:val="009A0632"/>
    <w:rsid w:val="009A07A3"/>
    <w:rsid w:val="009A08C7"/>
    <w:rsid w:val="009A0AC6"/>
    <w:rsid w:val="009A0D8C"/>
    <w:rsid w:val="009A105C"/>
    <w:rsid w:val="009A108C"/>
    <w:rsid w:val="009A11EA"/>
    <w:rsid w:val="009A1318"/>
    <w:rsid w:val="009A1328"/>
    <w:rsid w:val="009A141B"/>
    <w:rsid w:val="009A14F0"/>
    <w:rsid w:val="009A1554"/>
    <w:rsid w:val="009A1B07"/>
    <w:rsid w:val="009A1E5A"/>
    <w:rsid w:val="009A22E0"/>
    <w:rsid w:val="009A2655"/>
    <w:rsid w:val="009A2720"/>
    <w:rsid w:val="009A2A7D"/>
    <w:rsid w:val="009A2F14"/>
    <w:rsid w:val="009A2F2B"/>
    <w:rsid w:val="009A2F89"/>
    <w:rsid w:val="009A32AE"/>
    <w:rsid w:val="009A36E4"/>
    <w:rsid w:val="009A370D"/>
    <w:rsid w:val="009A3782"/>
    <w:rsid w:val="009A3A75"/>
    <w:rsid w:val="009A3C45"/>
    <w:rsid w:val="009A412A"/>
    <w:rsid w:val="009A41EF"/>
    <w:rsid w:val="009A42F2"/>
    <w:rsid w:val="009A4A30"/>
    <w:rsid w:val="009A4A33"/>
    <w:rsid w:val="009A4FBE"/>
    <w:rsid w:val="009A514D"/>
    <w:rsid w:val="009A59A5"/>
    <w:rsid w:val="009A5B9B"/>
    <w:rsid w:val="009A5DCF"/>
    <w:rsid w:val="009A654A"/>
    <w:rsid w:val="009A6B1C"/>
    <w:rsid w:val="009A6D07"/>
    <w:rsid w:val="009A6F1A"/>
    <w:rsid w:val="009A705E"/>
    <w:rsid w:val="009A7797"/>
    <w:rsid w:val="009B0204"/>
    <w:rsid w:val="009B043E"/>
    <w:rsid w:val="009B0481"/>
    <w:rsid w:val="009B0CA1"/>
    <w:rsid w:val="009B0D53"/>
    <w:rsid w:val="009B1013"/>
    <w:rsid w:val="009B1106"/>
    <w:rsid w:val="009B13E3"/>
    <w:rsid w:val="009B16C6"/>
    <w:rsid w:val="009B1E59"/>
    <w:rsid w:val="009B1E62"/>
    <w:rsid w:val="009B2466"/>
    <w:rsid w:val="009B2B4F"/>
    <w:rsid w:val="009B2D48"/>
    <w:rsid w:val="009B2F40"/>
    <w:rsid w:val="009B363D"/>
    <w:rsid w:val="009B3684"/>
    <w:rsid w:val="009B3789"/>
    <w:rsid w:val="009B3832"/>
    <w:rsid w:val="009B407C"/>
    <w:rsid w:val="009B44FD"/>
    <w:rsid w:val="009B46D4"/>
    <w:rsid w:val="009B488B"/>
    <w:rsid w:val="009B4899"/>
    <w:rsid w:val="009B48C5"/>
    <w:rsid w:val="009B48CE"/>
    <w:rsid w:val="009B4905"/>
    <w:rsid w:val="009B4B0D"/>
    <w:rsid w:val="009B5115"/>
    <w:rsid w:val="009B59B0"/>
    <w:rsid w:val="009B5F6D"/>
    <w:rsid w:val="009B6049"/>
    <w:rsid w:val="009B6642"/>
    <w:rsid w:val="009B6B1D"/>
    <w:rsid w:val="009B6B92"/>
    <w:rsid w:val="009B6CD9"/>
    <w:rsid w:val="009B7063"/>
    <w:rsid w:val="009B731D"/>
    <w:rsid w:val="009B792E"/>
    <w:rsid w:val="009B7CD3"/>
    <w:rsid w:val="009C0288"/>
    <w:rsid w:val="009C05AA"/>
    <w:rsid w:val="009C06A3"/>
    <w:rsid w:val="009C0BCA"/>
    <w:rsid w:val="009C0D06"/>
    <w:rsid w:val="009C0EE3"/>
    <w:rsid w:val="009C1329"/>
    <w:rsid w:val="009C161E"/>
    <w:rsid w:val="009C17A5"/>
    <w:rsid w:val="009C1B6F"/>
    <w:rsid w:val="009C1FDD"/>
    <w:rsid w:val="009C2193"/>
    <w:rsid w:val="009C23DB"/>
    <w:rsid w:val="009C23EE"/>
    <w:rsid w:val="009C2478"/>
    <w:rsid w:val="009C2497"/>
    <w:rsid w:val="009C27A2"/>
    <w:rsid w:val="009C2D51"/>
    <w:rsid w:val="009C3A99"/>
    <w:rsid w:val="009C3BD9"/>
    <w:rsid w:val="009C3C90"/>
    <w:rsid w:val="009C428B"/>
    <w:rsid w:val="009C4368"/>
    <w:rsid w:val="009C442C"/>
    <w:rsid w:val="009C4668"/>
    <w:rsid w:val="009C46B3"/>
    <w:rsid w:val="009C4B5E"/>
    <w:rsid w:val="009C4B9D"/>
    <w:rsid w:val="009C4E36"/>
    <w:rsid w:val="009C4F12"/>
    <w:rsid w:val="009C5045"/>
    <w:rsid w:val="009C5235"/>
    <w:rsid w:val="009C5283"/>
    <w:rsid w:val="009C5457"/>
    <w:rsid w:val="009C56B0"/>
    <w:rsid w:val="009C5749"/>
    <w:rsid w:val="009C5B20"/>
    <w:rsid w:val="009C5B28"/>
    <w:rsid w:val="009C5B5F"/>
    <w:rsid w:val="009C5B9D"/>
    <w:rsid w:val="009C5D5A"/>
    <w:rsid w:val="009C5E77"/>
    <w:rsid w:val="009C6229"/>
    <w:rsid w:val="009C625B"/>
    <w:rsid w:val="009C6B8B"/>
    <w:rsid w:val="009C6D0C"/>
    <w:rsid w:val="009C7040"/>
    <w:rsid w:val="009C714D"/>
    <w:rsid w:val="009C7364"/>
    <w:rsid w:val="009C773E"/>
    <w:rsid w:val="009C7B61"/>
    <w:rsid w:val="009C7D0B"/>
    <w:rsid w:val="009D0BDA"/>
    <w:rsid w:val="009D0BE1"/>
    <w:rsid w:val="009D0D13"/>
    <w:rsid w:val="009D0F94"/>
    <w:rsid w:val="009D1246"/>
    <w:rsid w:val="009D134C"/>
    <w:rsid w:val="009D15DC"/>
    <w:rsid w:val="009D15F0"/>
    <w:rsid w:val="009D2136"/>
    <w:rsid w:val="009D229E"/>
    <w:rsid w:val="009D23F9"/>
    <w:rsid w:val="009D240B"/>
    <w:rsid w:val="009D24F3"/>
    <w:rsid w:val="009D2A9B"/>
    <w:rsid w:val="009D32E1"/>
    <w:rsid w:val="009D34D3"/>
    <w:rsid w:val="009D3C8E"/>
    <w:rsid w:val="009D3C98"/>
    <w:rsid w:val="009D3D66"/>
    <w:rsid w:val="009D411A"/>
    <w:rsid w:val="009D4543"/>
    <w:rsid w:val="009D4854"/>
    <w:rsid w:val="009D4C37"/>
    <w:rsid w:val="009D4EE1"/>
    <w:rsid w:val="009D4F35"/>
    <w:rsid w:val="009D51C6"/>
    <w:rsid w:val="009D5412"/>
    <w:rsid w:val="009D5895"/>
    <w:rsid w:val="009D5D45"/>
    <w:rsid w:val="009D5EA9"/>
    <w:rsid w:val="009D68C5"/>
    <w:rsid w:val="009D7424"/>
    <w:rsid w:val="009D782F"/>
    <w:rsid w:val="009D7CB3"/>
    <w:rsid w:val="009D7F17"/>
    <w:rsid w:val="009E0165"/>
    <w:rsid w:val="009E0390"/>
    <w:rsid w:val="009E0441"/>
    <w:rsid w:val="009E045E"/>
    <w:rsid w:val="009E059D"/>
    <w:rsid w:val="009E05B4"/>
    <w:rsid w:val="009E0836"/>
    <w:rsid w:val="009E0A34"/>
    <w:rsid w:val="009E0C25"/>
    <w:rsid w:val="009E0E40"/>
    <w:rsid w:val="009E0F4A"/>
    <w:rsid w:val="009E0FE2"/>
    <w:rsid w:val="009E11B2"/>
    <w:rsid w:val="009E13C7"/>
    <w:rsid w:val="009E1525"/>
    <w:rsid w:val="009E2871"/>
    <w:rsid w:val="009E2A16"/>
    <w:rsid w:val="009E2A7C"/>
    <w:rsid w:val="009E2CA4"/>
    <w:rsid w:val="009E2D17"/>
    <w:rsid w:val="009E3490"/>
    <w:rsid w:val="009E354B"/>
    <w:rsid w:val="009E3756"/>
    <w:rsid w:val="009E3C69"/>
    <w:rsid w:val="009E3D03"/>
    <w:rsid w:val="009E3F3B"/>
    <w:rsid w:val="009E4348"/>
    <w:rsid w:val="009E4693"/>
    <w:rsid w:val="009E4891"/>
    <w:rsid w:val="009E4A74"/>
    <w:rsid w:val="009E4AC7"/>
    <w:rsid w:val="009E4C5C"/>
    <w:rsid w:val="009E4D29"/>
    <w:rsid w:val="009E4D97"/>
    <w:rsid w:val="009E4FC4"/>
    <w:rsid w:val="009E50B5"/>
    <w:rsid w:val="009E5416"/>
    <w:rsid w:val="009E54A4"/>
    <w:rsid w:val="009E5804"/>
    <w:rsid w:val="009E5C33"/>
    <w:rsid w:val="009E5EB5"/>
    <w:rsid w:val="009E5FCA"/>
    <w:rsid w:val="009E67BF"/>
    <w:rsid w:val="009E6E34"/>
    <w:rsid w:val="009E6FD7"/>
    <w:rsid w:val="009E71A5"/>
    <w:rsid w:val="009E724F"/>
    <w:rsid w:val="009E7251"/>
    <w:rsid w:val="009E7282"/>
    <w:rsid w:val="009E76E1"/>
    <w:rsid w:val="009E7826"/>
    <w:rsid w:val="009E7A47"/>
    <w:rsid w:val="009E7A9E"/>
    <w:rsid w:val="009E7AD4"/>
    <w:rsid w:val="009E7E31"/>
    <w:rsid w:val="009E7E89"/>
    <w:rsid w:val="009E7F5C"/>
    <w:rsid w:val="009E7FBB"/>
    <w:rsid w:val="009E7FF2"/>
    <w:rsid w:val="009F06DB"/>
    <w:rsid w:val="009F07F5"/>
    <w:rsid w:val="009F0BC3"/>
    <w:rsid w:val="009F1863"/>
    <w:rsid w:val="009F1933"/>
    <w:rsid w:val="009F1C36"/>
    <w:rsid w:val="009F1D79"/>
    <w:rsid w:val="009F2444"/>
    <w:rsid w:val="009F3154"/>
    <w:rsid w:val="009F34FC"/>
    <w:rsid w:val="009F3891"/>
    <w:rsid w:val="009F3BD9"/>
    <w:rsid w:val="009F3EED"/>
    <w:rsid w:val="009F4088"/>
    <w:rsid w:val="009F477F"/>
    <w:rsid w:val="009F4792"/>
    <w:rsid w:val="009F49AC"/>
    <w:rsid w:val="009F4A49"/>
    <w:rsid w:val="009F4C4D"/>
    <w:rsid w:val="009F4D2D"/>
    <w:rsid w:val="009F533C"/>
    <w:rsid w:val="009F5910"/>
    <w:rsid w:val="009F5DE9"/>
    <w:rsid w:val="009F5F5C"/>
    <w:rsid w:val="009F61FA"/>
    <w:rsid w:val="009F669E"/>
    <w:rsid w:val="009F6DC6"/>
    <w:rsid w:val="009F6EE4"/>
    <w:rsid w:val="009F718A"/>
    <w:rsid w:val="009F7247"/>
    <w:rsid w:val="009F73DB"/>
    <w:rsid w:val="009F7486"/>
    <w:rsid w:val="009F7E2A"/>
    <w:rsid w:val="009F7F0B"/>
    <w:rsid w:val="00A0047B"/>
    <w:rsid w:val="00A0070B"/>
    <w:rsid w:val="00A009C3"/>
    <w:rsid w:val="00A009D9"/>
    <w:rsid w:val="00A00AA5"/>
    <w:rsid w:val="00A00B9F"/>
    <w:rsid w:val="00A00E48"/>
    <w:rsid w:val="00A00FE5"/>
    <w:rsid w:val="00A0126A"/>
    <w:rsid w:val="00A01435"/>
    <w:rsid w:val="00A014AD"/>
    <w:rsid w:val="00A01539"/>
    <w:rsid w:val="00A01CCC"/>
    <w:rsid w:val="00A022E4"/>
    <w:rsid w:val="00A02615"/>
    <w:rsid w:val="00A02BFF"/>
    <w:rsid w:val="00A02FB8"/>
    <w:rsid w:val="00A03544"/>
    <w:rsid w:val="00A0371C"/>
    <w:rsid w:val="00A03D9B"/>
    <w:rsid w:val="00A04028"/>
    <w:rsid w:val="00A04425"/>
    <w:rsid w:val="00A04880"/>
    <w:rsid w:val="00A048D8"/>
    <w:rsid w:val="00A04ABE"/>
    <w:rsid w:val="00A04B3B"/>
    <w:rsid w:val="00A0532D"/>
    <w:rsid w:val="00A0537B"/>
    <w:rsid w:val="00A059B3"/>
    <w:rsid w:val="00A05DAF"/>
    <w:rsid w:val="00A05EA0"/>
    <w:rsid w:val="00A06043"/>
    <w:rsid w:val="00A06192"/>
    <w:rsid w:val="00A06430"/>
    <w:rsid w:val="00A069A0"/>
    <w:rsid w:val="00A06EA6"/>
    <w:rsid w:val="00A071A6"/>
    <w:rsid w:val="00A0758B"/>
    <w:rsid w:val="00A075AB"/>
    <w:rsid w:val="00A07B21"/>
    <w:rsid w:val="00A07F55"/>
    <w:rsid w:val="00A07FB5"/>
    <w:rsid w:val="00A07FC4"/>
    <w:rsid w:val="00A104DF"/>
    <w:rsid w:val="00A106D3"/>
    <w:rsid w:val="00A108A9"/>
    <w:rsid w:val="00A10B2F"/>
    <w:rsid w:val="00A10C7E"/>
    <w:rsid w:val="00A1103E"/>
    <w:rsid w:val="00A11054"/>
    <w:rsid w:val="00A1108E"/>
    <w:rsid w:val="00A110C8"/>
    <w:rsid w:val="00A111E3"/>
    <w:rsid w:val="00A113C1"/>
    <w:rsid w:val="00A11470"/>
    <w:rsid w:val="00A11AB3"/>
    <w:rsid w:val="00A11D54"/>
    <w:rsid w:val="00A1221D"/>
    <w:rsid w:val="00A123AF"/>
    <w:rsid w:val="00A123B4"/>
    <w:rsid w:val="00A123BD"/>
    <w:rsid w:val="00A1259E"/>
    <w:rsid w:val="00A12661"/>
    <w:rsid w:val="00A126B9"/>
    <w:rsid w:val="00A129AA"/>
    <w:rsid w:val="00A129D7"/>
    <w:rsid w:val="00A12C1A"/>
    <w:rsid w:val="00A12F37"/>
    <w:rsid w:val="00A1307B"/>
    <w:rsid w:val="00A13618"/>
    <w:rsid w:val="00A136EE"/>
    <w:rsid w:val="00A13D5A"/>
    <w:rsid w:val="00A14210"/>
    <w:rsid w:val="00A1467E"/>
    <w:rsid w:val="00A146B7"/>
    <w:rsid w:val="00A1493B"/>
    <w:rsid w:val="00A14976"/>
    <w:rsid w:val="00A14F34"/>
    <w:rsid w:val="00A15112"/>
    <w:rsid w:val="00A1514E"/>
    <w:rsid w:val="00A1540D"/>
    <w:rsid w:val="00A16789"/>
    <w:rsid w:val="00A168D1"/>
    <w:rsid w:val="00A16984"/>
    <w:rsid w:val="00A16C02"/>
    <w:rsid w:val="00A16C4A"/>
    <w:rsid w:val="00A16D4F"/>
    <w:rsid w:val="00A16E3B"/>
    <w:rsid w:val="00A1707D"/>
    <w:rsid w:val="00A17193"/>
    <w:rsid w:val="00A17433"/>
    <w:rsid w:val="00A1762C"/>
    <w:rsid w:val="00A17FC7"/>
    <w:rsid w:val="00A20814"/>
    <w:rsid w:val="00A20957"/>
    <w:rsid w:val="00A20B21"/>
    <w:rsid w:val="00A211D4"/>
    <w:rsid w:val="00A213BD"/>
    <w:rsid w:val="00A21658"/>
    <w:rsid w:val="00A2167E"/>
    <w:rsid w:val="00A21719"/>
    <w:rsid w:val="00A2180D"/>
    <w:rsid w:val="00A219BF"/>
    <w:rsid w:val="00A21C5E"/>
    <w:rsid w:val="00A21C68"/>
    <w:rsid w:val="00A2294B"/>
    <w:rsid w:val="00A22C90"/>
    <w:rsid w:val="00A22E12"/>
    <w:rsid w:val="00A22EEF"/>
    <w:rsid w:val="00A22F10"/>
    <w:rsid w:val="00A22F2E"/>
    <w:rsid w:val="00A22F55"/>
    <w:rsid w:val="00A2300C"/>
    <w:rsid w:val="00A23081"/>
    <w:rsid w:val="00A23B65"/>
    <w:rsid w:val="00A23C28"/>
    <w:rsid w:val="00A23D8F"/>
    <w:rsid w:val="00A2406D"/>
    <w:rsid w:val="00A240C5"/>
    <w:rsid w:val="00A24403"/>
    <w:rsid w:val="00A24542"/>
    <w:rsid w:val="00A245CE"/>
    <w:rsid w:val="00A246C9"/>
    <w:rsid w:val="00A24704"/>
    <w:rsid w:val="00A2479A"/>
    <w:rsid w:val="00A24961"/>
    <w:rsid w:val="00A24A78"/>
    <w:rsid w:val="00A24F4E"/>
    <w:rsid w:val="00A24F58"/>
    <w:rsid w:val="00A25294"/>
    <w:rsid w:val="00A25299"/>
    <w:rsid w:val="00A252C6"/>
    <w:rsid w:val="00A255E2"/>
    <w:rsid w:val="00A2565A"/>
    <w:rsid w:val="00A25824"/>
    <w:rsid w:val="00A259AF"/>
    <w:rsid w:val="00A26039"/>
    <w:rsid w:val="00A260CA"/>
    <w:rsid w:val="00A261A7"/>
    <w:rsid w:val="00A26383"/>
    <w:rsid w:val="00A2678A"/>
    <w:rsid w:val="00A26C1E"/>
    <w:rsid w:val="00A26FDE"/>
    <w:rsid w:val="00A27047"/>
    <w:rsid w:val="00A27085"/>
    <w:rsid w:val="00A27265"/>
    <w:rsid w:val="00A273B2"/>
    <w:rsid w:val="00A27400"/>
    <w:rsid w:val="00A279D2"/>
    <w:rsid w:val="00A27A6F"/>
    <w:rsid w:val="00A27DB6"/>
    <w:rsid w:val="00A27EB2"/>
    <w:rsid w:val="00A30062"/>
    <w:rsid w:val="00A3032D"/>
    <w:rsid w:val="00A30390"/>
    <w:rsid w:val="00A308F4"/>
    <w:rsid w:val="00A30948"/>
    <w:rsid w:val="00A30986"/>
    <w:rsid w:val="00A30C86"/>
    <w:rsid w:val="00A30DCA"/>
    <w:rsid w:val="00A30E10"/>
    <w:rsid w:val="00A30E7B"/>
    <w:rsid w:val="00A310F7"/>
    <w:rsid w:val="00A3147D"/>
    <w:rsid w:val="00A3149C"/>
    <w:rsid w:val="00A314B1"/>
    <w:rsid w:val="00A315DC"/>
    <w:rsid w:val="00A319A8"/>
    <w:rsid w:val="00A31C20"/>
    <w:rsid w:val="00A31D12"/>
    <w:rsid w:val="00A31FB3"/>
    <w:rsid w:val="00A32012"/>
    <w:rsid w:val="00A320F8"/>
    <w:rsid w:val="00A32720"/>
    <w:rsid w:val="00A32B14"/>
    <w:rsid w:val="00A32D95"/>
    <w:rsid w:val="00A32FD1"/>
    <w:rsid w:val="00A33056"/>
    <w:rsid w:val="00A33379"/>
    <w:rsid w:val="00A3344C"/>
    <w:rsid w:val="00A335A2"/>
    <w:rsid w:val="00A33705"/>
    <w:rsid w:val="00A3380C"/>
    <w:rsid w:val="00A3386A"/>
    <w:rsid w:val="00A3405A"/>
    <w:rsid w:val="00A346F2"/>
    <w:rsid w:val="00A34CD2"/>
    <w:rsid w:val="00A34D03"/>
    <w:rsid w:val="00A34EF1"/>
    <w:rsid w:val="00A35270"/>
    <w:rsid w:val="00A35574"/>
    <w:rsid w:val="00A35D5E"/>
    <w:rsid w:val="00A360D3"/>
    <w:rsid w:val="00A3613D"/>
    <w:rsid w:val="00A36142"/>
    <w:rsid w:val="00A3614D"/>
    <w:rsid w:val="00A36163"/>
    <w:rsid w:val="00A363DB"/>
    <w:rsid w:val="00A3651D"/>
    <w:rsid w:val="00A36765"/>
    <w:rsid w:val="00A36AE3"/>
    <w:rsid w:val="00A374C7"/>
    <w:rsid w:val="00A37710"/>
    <w:rsid w:val="00A3775C"/>
    <w:rsid w:val="00A37863"/>
    <w:rsid w:val="00A37F96"/>
    <w:rsid w:val="00A40476"/>
    <w:rsid w:val="00A4068F"/>
    <w:rsid w:val="00A40711"/>
    <w:rsid w:val="00A4088F"/>
    <w:rsid w:val="00A40ED5"/>
    <w:rsid w:val="00A4138A"/>
    <w:rsid w:val="00A41780"/>
    <w:rsid w:val="00A418FD"/>
    <w:rsid w:val="00A419CA"/>
    <w:rsid w:val="00A41E30"/>
    <w:rsid w:val="00A41FB0"/>
    <w:rsid w:val="00A42C3D"/>
    <w:rsid w:val="00A42E29"/>
    <w:rsid w:val="00A42F72"/>
    <w:rsid w:val="00A43356"/>
    <w:rsid w:val="00A43708"/>
    <w:rsid w:val="00A4387A"/>
    <w:rsid w:val="00A43ACF"/>
    <w:rsid w:val="00A43B56"/>
    <w:rsid w:val="00A440F6"/>
    <w:rsid w:val="00A4412B"/>
    <w:rsid w:val="00A4439D"/>
    <w:rsid w:val="00A445BE"/>
    <w:rsid w:val="00A44963"/>
    <w:rsid w:val="00A44F7F"/>
    <w:rsid w:val="00A450B7"/>
    <w:rsid w:val="00A450F3"/>
    <w:rsid w:val="00A4521D"/>
    <w:rsid w:val="00A45CF6"/>
    <w:rsid w:val="00A45D74"/>
    <w:rsid w:val="00A4643D"/>
    <w:rsid w:val="00A464C7"/>
    <w:rsid w:val="00A465E8"/>
    <w:rsid w:val="00A46BDE"/>
    <w:rsid w:val="00A46D82"/>
    <w:rsid w:val="00A4731A"/>
    <w:rsid w:val="00A473B8"/>
    <w:rsid w:val="00A4741C"/>
    <w:rsid w:val="00A474E5"/>
    <w:rsid w:val="00A47618"/>
    <w:rsid w:val="00A478C2"/>
    <w:rsid w:val="00A479DB"/>
    <w:rsid w:val="00A47AC0"/>
    <w:rsid w:val="00A47B73"/>
    <w:rsid w:val="00A47F46"/>
    <w:rsid w:val="00A501E9"/>
    <w:rsid w:val="00A50211"/>
    <w:rsid w:val="00A50294"/>
    <w:rsid w:val="00A50D49"/>
    <w:rsid w:val="00A50D96"/>
    <w:rsid w:val="00A50E23"/>
    <w:rsid w:val="00A50E47"/>
    <w:rsid w:val="00A50E8B"/>
    <w:rsid w:val="00A50E9B"/>
    <w:rsid w:val="00A51348"/>
    <w:rsid w:val="00A513C8"/>
    <w:rsid w:val="00A51C22"/>
    <w:rsid w:val="00A52186"/>
    <w:rsid w:val="00A52346"/>
    <w:rsid w:val="00A524FE"/>
    <w:rsid w:val="00A527C3"/>
    <w:rsid w:val="00A528A2"/>
    <w:rsid w:val="00A52EFB"/>
    <w:rsid w:val="00A52FB1"/>
    <w:rsid w:val="00A53015"/>
    <w:rsid w:val="00A5374A"/>
    <w:rsid w:val="00A53CEF"/>
    <w:rsid w:val="00A53E80"/>
    <w:rsid w:val="00A53EDB"/>
    <w:rsid w:val="00A542A8"/>
    <w:rsid w:val="00A5433B"/>
    <w:rsid w:val="00A54601"/>
    <w:rsid w:val="00A5467D"/>
    <w:rsid w:val="00A54AF4"/>
    <w:rsid w:val="00A54AF5"/>
    <w:rsid w:val="00A54F2D"/>
    <w:rsid w:val="00A5503F"/>
    <w:rsid w:val="00A550B9"/>
    <w:rsid w:val="00A558EB"/>
    <w:rsid w:val="00A55961"/>
    <w:rsid w:val="00A55C99"/>
    <w:rsid w:val="00A55CA0"/>
    <w:rsid w:val="00A55D13"/>
    <w:rsid w:val="00A55D4D"/>
    <w:rsid w:val="00A55F9E"/>
    <w:rsid w:val="00A5608A"/>
    <w:rsid w:val="00A5612E"/>
    <w:rsid w:val="00A56764"/>
    <w:rsid w:val="00A5686C"/>
    <w:rsid w:val="00A5718C"/>
    <w:rsid w:val="00A57282"/>
    <w:rsid w:val="00A57560"/>
    <w:rsid w:val="00A576BC"/>
    <w:rsid w:val="00A57BED"/>
    <w:rsid w:val="00A57DA4"/>
    <w:rsid w:val="00A60707"/>
    <w:rsid w:val="00A60767"/>
    <w:rsid w:val="00A61111"/>
    <w:rsid w:val="00A614BB"/>
    <w:rsid w:val="00A614ED"/>
    <w:rsid w:val="00A616EC"/>
    <w:rsid w:val="00A61785"/>
    <w:rsid w:val="00A62A8C"/>
    <w:rsid w:val="00A62AED"/>
    <w:rsid w:val="00A62B42"/>
    <w:rsid w:val="00A62BC0"/>
    <w:rsid w:val="00A63001"/>
    <w:rsid w:val="00A63588"/>
    <w:rsid w:val="00A638B9"/>
    <w:rsid w:val="00A6393E"/>
    <w:rsid w:val="00A63D75"/>
    <w:rsid w:val="00A63E92"/>
    <w:rsid w:val="00A6431A"/>
    <w:rsid w:val="00A6468E"/>
    <w:rsid w:val="00A64914"/>
    <w:rsid w:val="00A64DE2"/>
    <w:rsid w:val="00A64F1F"/>
    <w:rsid w:val="00A65586"/>
    <w:rsid w:val="00A660E5"/>
    <w:rsid w:val="00A663E3"/>
    <w:rsid w:val="00A667C8"/>
    <w:rsid w:val="00A667F7"/>
    <w:rsid w:val="00A66874"/>
    <w:rsid w:val="00A6720A"/>
    <w:rsid w:val="00A67361"/>
    <w:rsid w:val="00A6738A"/>
    <w:rsid w:val="00A6747A"/>
    <w:rsid w:val="00A6763A"/>
    <w:rsid w:val="00A677E2"/>
    <w:rsid w:val="00A67B41"/>
    <w:rsid w:val="00A67E0B"/>
    <w:rsid w:val="00A70119"/>
    <w:rsid w:val="00A70144"/>
    <w:rsid w:val="00A701D5"/>
    <w:rsid w:val="00A708FE"/>
    <w:rsid w:val="00A70974"/>
    <w:rsid w:val="00A711F0"/>
    <w:rsid w:val="00A714A4"/>
    <w:rsid w:val="00A716F3"/>
    <w:rsid w:val="00A71705"/>
    <w:rsid w:val="00A71987"/>
    <w:rsid w:val="00A720DF"/>
    <w:rsid w:val="00A72320"/>
    <w:rsid w:val="00A7268A"/>
    <w:rsid w:val="00A728F3"/>
    <w:rsid w:val="00A72C27"/>
    <w:rsid w:val="00A72D2B"/>
    <w:rsid w:val="00A72DA5"/>
    <w:rsid w:val="00A730C0"/>
    <w:rsid w:val="00A732BB"/>
    <w:rsid w:val="00A73473"/>
    <w:rsid w:val="00A737B1"/>
    <w:rsid w:val="00A73B48"/>
    <w:rsid w:val="00A73E5D"/>
    <w:rsid w:val="00A73E9D"/>
    <w:rsid w:val="00A740DE"/>
    <w:rsid w:val="00A7418E"/>
    <w:rsid w:val="00A74348"/>
    <w:rsid w:val="00A744BB"/>
    <w:rsid w:val="00A746EC"/>
    <w:rsid w:val="00A75199"/>
    <w:rsid w:val="00A7525C"/>
    <w:rsid w:val="00A756CA"/>
    <w:rsid w:val="00A7600F"/>
    <w:rsid w:val="00A76031"/>
    <w:rsid w:val="00A7616F"/>
    <w:rsid w:val="00A76209"/>
    <w:rsid w:val="00A766DF"/>
    <w:rsid w:val="00A76A4D"/>
    <w:rsid w:val="00A76C3F"/>
    <w:rsid w:val="00A771E6"/>
    <w:rsid w:val="00A773BA"/>
    <w:rsid w:val="00A774BF"/>
    <w:rsid w:val="00A77F29"/>
    <w:rsid w:val="00A8054E"/>
    <w:rsid w:val="00A80552"/>
    <w:rsid w:val="00A80C02"/>
    <w:rsid w:val="00A80E9A"/>
    <w:rsid w:val="00A80EF0"/>
    <w:rsid w:val="00A81101"/>
    <w:rsid w:val="00A8164A"/>
    <w:rsid w:val="00A8173C"/>
    <w:rsid w:val="00A81AFC"/>
    <w:rsid w:val="00A81F3F"/>
    <w:rsid w:val="00A81FFF"/>
    <w:rsid w:val="00A82C6C"/>
    <w:rsid w:val="00A82E5B"/>
    <w:rsid w:val="00A8305C"/>
    <w:rsid w:val="00A836AE"/>
    <w:rsid w:val="00A837B4"/>
    <w:rsid w:val="00A83868"/>
    <w:rsid w:val="00A83BC7"/>
    <w:rsid w:val="00A83E0C"/>
    <w:rsid w:val="00A8429C"/>
    <w:rsid w:val="00A84564"/>
    <w:rsid w:val="00A8489C"/>
    <w:rsid w:val="00A8490E"/>
    <w:rsid w:val="00A84DE6"/>
    <w:rsid w:val="00A84FC0"/>
    <w:rsid w:val="00A85118"/>
    <w:rsid w:val="00A8531B"/>
    <w:rsid w:val="00A854A2"/>
    <w:rsid w:val="00A85652"/>
    <w:rsid w:val="00A85A7B"/>
    <w:rsid w:val="00A86087"/>
    <w:rsid w:val="00A864BF"/>
    <w:rsid w:val="00A86DBB"/>
    <w:rsid w:val="00A86F58"/>
    <w:rsid w:val="00A872CE"/>
    <w:rsid w:val="00A87423"/>
    <w:rsid w:val="00A87529"/>
    <w:rsid w:val="00A8797E"/>
    <w:rsid w:val="00A87FC8"/>
    <w:rsid w:val="00A905E3"/>
    <w:rsid w:val="00A905FA"/>
    <w:rsid w:val="00A908C4"/>
    <w:rsid w:val="00A910B8"/>
    <w:rsid w:val="00A91212"/>
    <w:rsid w:val="00A916D6"/>
    <w:rsid w:val="00A9174C"/>
    <w:rsid w:val="00A91801"/>
    <w:rsid w:val="00A918CF"/>
    <w:rsid w:val="00A91AF8"/>
    <w:rsid w:val="00A91D69"/>
    <w:rsid w:val="00A92442"/>
    <w:rsid w:val="00A935BB"/>
    <w:rsid w:val="00A935ED"/>
    <w:rsid w:val="00A9390F"/>
    <w:rsid w:val="00A93997"/>
    <w:rsid w:val="00A93B04"/>
    <w:rsid w:val="00A9488F"/>
    <w:rsid w:val="00A94BD9"/>
    <w:rsid w:val="00A9546F"/>
    <w:rsid w:val="00A9565C"/>
    <w:rsid w:val="00A95745"/>
    <w:rsid w:val="00A9577F"/>
    <w:rsid w:val="00A95856"/>
    <w:rsid w:val="00A95C49"/>
    <w:rsid w:val="00A95D9D"/>
    <w:rsid w:val="00A95E21"/>
    <w:rsid w:val="00A9636E"/>
    <w:rsid w:val="00A963B5"/>
    <w:rsid w:val="00A9656D"/>
    <w:rsid w:val="00A96702"/>
    <w:rsid w:val="00A97AFD"/>
    <w:rsid w:val="00A97CC6"/>
    <w:rsid w:val="00A97F4B"/>
    <w:rsid w:val="00A97FE8"/>
    <w:rsid w:val="00AA0007"/>
    <w:rsid w:val="00AA027B"/>
    <w:rsid w:val="00AA0400"/>
    <w:rsid w:val="00AA0A00"/>
    <w:rsid w:val="00AA0B64"/>
    <w:rsid w:val="00AA0E82"/>
    <w:rsid w:val="00AA1162"/>
    <w:rsid w:val="00AA12C6"/>
    <w:rsid w:val="00AA1E59"/>
    <w:rsid w:val="00AA1ED4"/>
    <w:rsid w:val="00AA1F85"/>
    <w:rsid w:val="00AA212C"/>
    <w:rsid w:val="00AA2134"/>
    <w:rsid w:val="00AA21C0"/>
    <w:rsid w:val="00AA2CC3"/>
    <w:rsid w:val="00AA2D6A"/>
    <w:rsid w:val="00AA33C1"/>
    <w:rsid w:val="00AA35B8"/>
    <w:rsid w:val="00AA3838"/>
    <w:rsid w:val="00AA3CCF"/>
    <w:rsid w:val="00AA3F92"/>
    <w:rsid w:val="00AA412A"/>
    <w:rsid w:val="00AA4720"/>
    <w:rsid w:val="00AA473C"/>
    <w:rsid w:val="00AA48CE"/>
    <w:rsid w:val="00AA49C3"/>
    <w:rsid w:val="00AA4B5C"/>
    <w:rsid w:val="00AA4B94"/>
    <w:rsid w:val="00AA50A9"/>
    <w:rsid w:val="00AA5450"/>
    <w:rsid w:val="00AA592C"/>
    <w:rsid w:val="00AA598B"/>
    <w:rsid w:val="00AA5A3C"/>
    <w:rsid w:val="00AA5C89"/>
    <w:rsid w:val="00AA5E5E"/>
    <w:rsid w:val="00AA5F16"/>
    <w:rsid w:val="00AA6474"/>
    <w:rsid w:val="00AA652F"/>
    <w:rsid w:val="00AA6615"/>
    <w:rsid w:val="00AA6652"/>
    <w:rsid w:val="00AA6E34"/>
    <w:rsid w:val="00AA6E6B"/>
    <w:rsid w:val="00AA6F7A"/>
    <w:rsid w:val="00AA6F9A"/>
    <w:rsid w:val="00AA73FC"/>
    <w:rsid w:val="00AA77BE"/>
    <w:rsid w:val="00AA78E0"/>
    <w:rsid w:val="00AA7AB7"/>
    <w:rsid w:val="00AB0001"/>
    <w:rsid w:val="00AB053F"/>
    <w:rsid w:val="00AB0652"/>
    <w:rsid w:val="00AB08C4"/>
    <w:rsid w:val="00AB0B92"/>
    <w:rsid w:val="00AB111B"/>
    <w:rsid w:val="00AB15E2"/>
    <w:rsid w:val="00AB1A3D"/>
    <w:rsid w:val="00AB1A9A"/>
    <w:rsid w:val="00AB1C3A"/>
    <w:rsid w:val="00AB26DB"/>
    <w:rsid w:val="00AB286F"/>
    <w:rsid w:val="00AB28B1"/>
    <w:rsid w:val="00AB3458"/>
    <w:rsid w:val="00AB3556"/>
    <w:rsid w:val="00AB3D20"/>
    <w:rsid w:val="00AB3FA3"/>
    <w:rsid w:val="00AB4366"/>
    <w:rsid w:val="00AB4534"/>
    <w:rsid w:val="00AB498A"/>
    <w:rsid w:val="00AB4B06"/>
    <w:rsid w:val="00AB4DCF"/>
    <w:rsid w:val="00AB5050"/>
    <w:rsid w:val="00AB512A"/>
    <w:rsid w:val="00AB596C"/>
    <w:rsid w:val="00AB60C2"/>
    <w:rsid w:val="00AB6104"/>
    <w:rsid w:val="00AB6956"/>
    <w:rsid w:val="00AB6D1D"/>
    <w:rsid w:val="00AB6E4D"/>
    <w:rsid w:val="00AB7103"/>
    <w:rsid w:val="00AB7458"/>
    <w:rsid w:val="00AB7648"/>
    <w:rsid w:val="00AC03D5"/>
    <w:rsid w:val="00AC0589"/>
    <w:rsid w:val="00AC0EA6"/>
    <w:rsid w:val="00AC1663"/>
    <w:rsid w:val="00AC17F1"/>
    <w:rsid w:val="00AC1845"/>
    <w:rsid w:val="00AC1B06"/>
    <w:rsid w:val="00AC1F30"/>
    <w:rsid w:val="00AC2A0A"/>
    <w:rsid w:val="00AC2A51"/>
    <w:rsid w:val="00AC2BBE"/>
    <w:rsid w:val="00AC2C9B"/>
    <w:rsid w:val="00AC3209"/>
    <w:rsid w:val="00AC32A2"/>
    <w:rsid w:val="00AC369B"/>
    <w:rsid w:val="00AC3882"/>
    <w:rsid w:val="00AC3B36"/>
    <w:rsid w:val="00AC3B3B"/>
    <w:rsid w:val="00AC3C33"/>
    <w:rsid w:val="00AC3C35"/>
    <w:rsid w:val="00AC4164"/>
    <w:rsid w:val="00AC4290"/>
    <w:rsid w:val="00AC472F"/>
    <w:rsid w:val="00AC47EC"/>
    <w:rsid w:val="00AC4B5A"/>
    <w:rsid w:val="00AC4D6C"/>
    <w:rsid w:val="00AC4F3F"/>
    <w:rsid w:val="00AC5367"/>
    <w:rsid w:val="00AC53B5"/>
    <w:rsid w:val="00AC57A4"/>
    <w:rsid w:val="00AC5A46"/>
    <w:rsid w:val="00AC5B34"/>
    <w:rsid w:val="00AC5C95"/>
    <w:rsid w:val="00AC5DB8"/>
    <w:rsid w:val="00AC6C7B"/>
    <w:rsid w:val="00AC6EE7"/>
    <w:rsid w:val="00AC6FAA"/>
    <w:rsid w:val="00AC7600"/>
    <w:rsid w:val="00AC7893"/>
    <w:rsid w:val="00AC78B9"/>
    <w:rsid w:val="00AC78C4"/>
    <w:rsid w:val="00AC795F"/>
    <w:rsid w:val="00AC7CC1"/>
    <w:rsid w:val="00AC7D31"/>
    <w:rsid w:val="00AC7EA2"/>
    <w:rsid w:val="00AD00A4"/>
    <w:rsid w:val="00AD00FC"/>
    <w:rsid w:val="00AD02A4"/>
    <w:rsid w:val="00AD0CD1"/>
    <w:rsid w:val="00AD1297"/>
    <w:rsid w:val="00AD18ED"/>
    <w:rsid w:val="00AD28C2"/>
    <w:rsid w:val="00AD2EA2"/>
    <w:rsid w:val="00AD3185"/>
    <w:rsid w:val="00AD3235"/>
    <w:rsid w:val="00AD35C0"/>
    <w:rsid w:val="00AD3699"/>
    <w:rsid w:val="00AD3CE8"/>
    <w:rsid w:val="00AD3FA5"/>
    <w:rsid w:val="00AD3FEE"/>
    <w:rsid w:val="00AD416E"/>
    <w:rsid w:val="00AD4A98"/>
    <w:rsid w:val="00AD4C94"/>
    <w:rsid w:val="00AD57CF"/>
    <w:rsid w:val="00AD5843"/>
    <w:rsid w:val="00AD5924"/>
    <w:rsid w:val="00AD59B7"/>
    <w:rsid w:val="00AD5EBA"/>
    <w:rsid w:val="00AD610E"/>
    <w:rsid w:val="00AD6373"/>
    <w:rsid w:val="00AD6ECE"/>
    <w:rsid w:val="00AD6FCD"/>
    <w:rsid w:val="00AD7500"/>
    <w:rsid w:val="00AD772F"/>
    <w:rsid w:val="00AD77B8"/>
    <w:rsid w:val="00AD79D4"/>
    <w:rsid w:val="00AD7A83"/>
    <w:rsid w:val="00AD7CF3"/>
    <w:rsid w:val="00AD7DAC"/>
    <w:rsid w:val="00AD7FED"/>
    <w:rsid w:val="00AE0038"/>
    <w:rsid w:val="00AE015B"/>
    <w:rsid w:val="00AE016B"/>
    <w:rsid w:val="00AE02A7"/>
    <w:rsid w:val="00AE0361"/>
    <w:rsid w:val="00AE03EE"/>
    <w:rsid w:val="00AE03FF"/>
    <w:rsid w:val="00AE0433"/>
    <w:rsid w:val="00AE064B"/>
    <w:rsid w:val="00AE07DC"/>
    <w:rsid w:val="00AE07E1"/>
    <w:rsid w:val="00AE088C"/>
    <w:rsid w:val="00AE0E7C"/>
    <w:rsid w:val="00AE0F45"/>
    <w:rsid w:val="00AE0F9B"/>
    <w:rsid w:val="00AE0FE3"/>
    <w:rsid w:val="00AE13F0"/>
    <w:rsid w:val="00AE1C3B"/>
    <w:rsid w:val="00AE1D5D"/>
    <w:rsid w:val="00AE1E88"/>
    <w:rsid w:val="00AE2180"/>
    <w:rsid w:val="00AE2460"/>
    <w:rsid w:val="00AE24C2"/>
    <w:rsid w:val="00AE24D5"/>
    <w:rsid w:val="00AE25C1"/>
    <w:rsid w:val="00AE2665"/>
    <w:rsid w:val="00AE26E9"/>
    <w:rsid w:val="00AE2890"/>
    <w:rsid w:val="00AE2AF3"/>
    <w:rsid w:val="00AE2B6E"/>
    <w:rsid w:val="00AE2EE1"/>
    <w:rsid w:val="00AE313D"/>
    <w:rsid w:val="00AE3224"/>
    <w:rsid w:val="00AE3409"/>
    <w:rsid w:val="00AE3EDC"/>
    <w:rsid w:val="00AE4161"/>
    <w:rsid w:val="00AE428D"/>
    <w:rsid w:val="00AE4312"/>
    <w:rsid w:val="00AE470E"/>
    <w:rsid w:val="00AE472E"/>
    <w:rsid w:val="00AE4B64"/>
    <w:rsid w:val="00AE5982"/>
    <w:rsid w:val="00AE5AC7"/>
    <w:rsid w:val="00AE5DEA"/>
    <w:rsid w:val="00AE61D6"/>
    <w:rsid w:val="00AE65CA"/>
    <w:rsid w:val="00AE6896"/>
    <w:rsid w:val="00AE6C19"/>
    <w:rsid w:val="00AE6E7D"/>
    <w:rsid w:val="00AE6F27"/>
    <w:rsid w:val="00AE6F4E"/>
    <w:rsid w:val="00AE7899"/>
    <w:rsid w:val="00AE79BC"/>
    <w:rsid w:val="00AE79F1"/>
    <w:rsid w:val="00AF03B5"/>
    <w:rsid w:val="00AF075C"/>
    <w:rsid w:val="00AF0D00"/>
    <w:rsid w:val="00AF0D24"/>
    <w:rsid w:val="00AF0EAE"/>
    <w:rsid w:val="00AF104B"/>
    <w:rsid w:val="00AF1354"/>
    <w:rsid w:val="00AF1399"/>
    <w:rsid w:val="00AF13A5"/>
    <w:rsid w:val="00AF13EA"/>
    <w:rsid w:val="00AF184E"/>
    <w:rsid w:val="00AF1B9A"/>
    <w:rsid w:val="00AF276A"/>
    <w:rsid w:val="00AF28CE"/>
    <w:rsid w:val="00AF2AF5"/>
    <w:rsid w:val="00AF2CD1"/>
    <w:rsid w:val="00AF2D07"/>
    <w:rsid w:val="00AF30E7"/>
    <w:rsid w:val="00AF3344"/>
    <w:rsid w:val="00AF36F6"/>
    <w:rsid w:val="00AF3B06"/>
    <w:rsid w:val="00AF3B81"/>
    <w:rsid w:val="00AF3CB4"/>
    <w:rsid w:val="00AF3DE3"/>
    <w:rsid w:val="00AF3E44"/>
    <w:rsid w:val="00AF3F37"/>
    <w:rsid w:val="00AF4201"/>
    <w:rsid w:val="00AF4207"/>
    <w:rsid w:val="00AF424B"/>
    <w:rsid w:val="00AF42FB"/>
    <w:rsid w:val="00AF44DD"/>
    <w:rsid w:val="00AF4558"/>
    <w:rsid w:val="00AF4AB2"/>
    <w:rsid w:val="00AF53BE"/>
    <w:rsid w:val="00AF557F"/>
    <w:rsid w:val="00AF55D2"/>
    <w:rsid w:val="00AF5B7E"/>
    <w:rsid w:val="00AF5C9D"/>
    <w:rsid w:val="00AF5CD0"/>
    <w:rsid w:val="00AF61E8"/>
    <w:rsid w:val="00AF634D"/>
    <w:rsid w:val="00AF6950"/>
    <w:rsid w:val="00AF6B31"/>
    <w:rsid w:val="00AF6D9A"/>
    <w:rsid w:val="00AF7110"/>
    <w:rsid w:val="00AF725C"/>
    <w:rsid w:val="00AF73CB"/>
    <w:rsid w:val="00AF73DF"/>
    <w:rsid w:val="00AF7779"/>
    <w:rsid w:val="00AF7D6B"/>
    <w:rsid w:val="00AF7F6E"/>
    <w:rsid w:val="00B001E3"/>
    <w:rsid w:val="00B002CD"/>
    <w:rsid w:val="00B006B5"/>
    <w:rsid w:val="00B00A4B"/>
    <w:rsid w:val="00B00AAB"/>
    <w:rsid w:val="00B00FDD"/>
    <w:rsid w:val="00B010F8"/>
    <w:rsid w:val="00B01244"/>
    <w:rsid w:val="00B01282"/>
    <w:rsid w:val="00B012ED"/>
    <w:rsid w:val="00B01662"/>
    <w:rsid w:val="00B01AE0"/>
    <w:rsid w:val="00B0221B"/>
    <w:rsid w:val="00B0222E"/>
    <w:rsid w:val="00B02429"/>
    <w:rsid w:val="00B0248E"/>
    <w:rsid w:val="00B024E3"/>
    <w:rsid w:val="00B028D1"/>
    <w:rsid w:val="00B02E0B"/>
    <w:rsid w:val="00B02F31"/>
    <w:rsid w:val="00B03040"/>
    <w:rsid w:val="00B03087"/>
    <w:rsid w:val="00B030A7"/>
    <w:rsid w:val="00B034BA"/>
    <w:rsid w:val="00B0365A"/>
    <w:rsid w:val="00B036F3"/>
    <w:rsid w:val="00B037BD"/>
    <w:rsid w:val="00B0392D"/>
    <w:rsid w:val="00B03D72"/>
    <w:rsid w:val="00B04026"/>
    <w:rsid w:val="00B048B1"/>
    <w:rsid w:val="00B04953"/>
    <w:rsid w:val="00B04B40"/>
    <w:rsid w:val="00B04E22"/>
    <w:rsid w:val="00B04EF0"/>
    <w:rsid w:val="00B05000"/>
    <w:rsid w:val="00B0509D"/>
    <w:rsid w:val="00B05486"/>
    <w:rsid w:val="00B0565E"/>
    <w:rsid w:val="00B0582E"/>
    <w:rsid w:val="00B05D16"/>
    <w:rsid w:val="00B05E8D"/>
    <w:rsid w:val="00B061D2"/>
    <w:rsid w:val="00B06290"/>
    <w:rsid w:val="00B06688"/>
    <w:rsid w:val="00B06F7B"/>
    <w:rsid w:val="00B06FD0"/>
    <w:rsid w:val="00B0799C"/>
    <w:rsid w:val="00B07D46"/>
    <w:rsid w:val="00B10450"/>
    <w:rsid w:val="00B10594"/>
    <w:rsid w:val="00B10DE4"/>
    <w:rsid w:val="00B1129D"/>
    <w:rsid w:val="00B11850"/>
    <w:rsid w:val="00B1189E"/>
    <w:rsid w:val="00B11904"/>
    <w:rsid w:val="00B119C7"/>
    <w:rsid w:val="00B11A60"/>
    <w:rsid w:val="00B12446"/>
    <w:rsid w:val="00B12C61"/>
    <w:rsid w:val="00B13060"/>
    <w:rsid w:val="00B13373"/>
    <w:rsid w:val="00B13502"/>
    <w:rsid w:val="00B1374C"/>
    <w:rsid w:val="00B13950"/>
    <w:rsid w:val="00B13F8C"/>
    <w:rsid w:val="00B14465"/>
    <w:rsid w:val="00B14BEA"/>
    <w:rsid w:val="00B14F90"/>
    <w:rsid w:val="00B14F9E"/>
    <w:rsid w:val="00B15B58"/>
    <w:rsid w:val="00B15D45"/>
    <w:rsid w:val="00B15ED3"/>
    <w:rsid w:val="00B164DC"/>
    <w:rsid w:val="00B16994"/>
    <w:rsid w:val="00B16C3B"/>
    <w:rsid w:val="00B16C86"/>
    <w:rsid w:val="00B16C92"/>
    <w:rsid w:val="00B17205"/>
    <w:rsid w:val="00B17240"/>
    <w:rsid w:val="00B17812"/>
    <w:rsid w:val="00B178BF"/>
    <w:rsid w:val="00B17DCD"/>
    <w:rsid w:val="00B17F40"/>
    <w:rsid w:val="00B200E7"/>
    <w:rsid w:val="00B201F9"/>
    <w:rsid w:val="00B2025D"/>
    <w:rsid w:val="00B20358"/>
    <w:rsid w:val="00B20555"/>
    <w:rsid w:val="00B205FE"/>
    <w:rsid w:val="00B206F0"/>
    <w:rsid w:val="00B2096E"/>
    <w:rsid w:val="00B20A9E"/>
    <w:rsid w:val="00B2133E"/>
    <w:rsid w:val="00B2182C"/>
    <w:rsid w:val="00B218C7"/>
    <w:rsid w:val="00B21B7D"/>
    <w:rsid w:val="00B21BBC"/>
    <w:rsid w:val="00B21DC8"/>
    <w:rsid w:val="00B220A2"/>
    <w:rsid w:val="00B2234F"/>
    <w:rsid w:val="00B22613"/>
    <w:rsid w:val="00B228DC"/>
    <w:rsid w:val="00B2291F"/>
    <w:rsid w:val="00B22D10"/>
    <w:rsid w:val="00B23389"/>
    <w:rsid w:val="00B2378D"/>
    <w:rsid w:val="00B23E09"/>
    <w:rsid w:val="00B23F94"/>
    <w:rsid w:val="00B24554"/>
    <w:rsid w:val="00B24576"/>
    <w:rsid w:val="00B24965"/>
    <w:rsid w:val="00B256B5"/>
    <w:rsid w:val="00B25717"/>
    <w:rsid w:val="00B25799"/>
    <w:rsid w:val="00B25A4D"/>
    <w:rsid w:val="00B25BB4"/>
    <w:rsid w:val="00B26530"/>
    <w:rsid w:val="00B267F0"/>
    <w:rsid w:val="00B26890"/>
    <w:rsid w:val="00B26C5F"/>
    <w:rsid w:val="00B26CB8"/>
    <w:rsid w:val="00B26D93"/>
    <w:rsid w:val="00B27287"/>
    <w:rsid w:val="00B2767A"/>
    <w:rsid w:val="00B27D1D"/>
    <w:rsid w:val="00B30114"/>
    <w:rsid w:val="00B3026A"/>
    <w:rsid w:val="00B30500"/>
    <w:rsid w:val="00B30BDC"/>
    <w:rsid w:val="00B31032"/>
    <w:rsid w:val="00B323D2"/>
    <w:rsid w:val="00B328CA"/>
    <w:rsid w:val="00B32BB2"/>
    <w:rsid w:val="00B32DA6"/>
    <w:rsid w:val="00B32FA1"/>
    <w:rsid w:val="00B3347E"/>
    <w:rsid w:val="00B334CB"/>
    <w:rsid w:val="00B33698"/>
    <w:rsid w:val="00B33960"/>
    <w:rsid w:val="00B33991"/>
    <w:rsid w:val="00B33A85"/>
    <w:rsid w:val="00B33CA0"/>
    <w:rsid w:val="00B33E46"/>
    <w:rsid w:val="00B340B8"/>
    <w:rsid w:val="00B343EA"/>
    <w:rsid w:val="00B3445B"/>
    <w:rsid w:val="00B34638"/>
    <w:rsid w:val="00B34A50"/>
    <w:rsid w:val="00B34D00"/>
    <w:rsid w:val="00B35403"/>
    <w:rsid w:val="00B35605"/>
    <w:rsid w:val="00B35A8A"/>
    <w:rsid w:val="00B35B7D"/>
    <w:rsid w:val="00B35CE6"/>
    <w:rsid w:val="00B35E3A"/>
    <w:rsid w:val="00B369E2"/>
    <w:rsid w:val="00B3717A"/>
    <w:rsid w:val="00B3761B"/>
    <w:rsid w:val="00B377ED"/>
    <w:rsid w:val="00B40037"/>
    <w:rsid w:val="00B40246"/>
    <w:rsid w:val="00B404B6"/>
    <w:rsid w:val="00B405DF"/>
    <w:rsid w:val="00B40796"/>
    <w:rsid w:val="00B40844"/>
    <w:rsid w:val="00B40996"/>
    <w:rsid w:val="00B40BCF"/>
    <w:rsid w:val="00B41007"/>
    <w:rsid w:val="00B410A2"/>
    <w:rsid w:val="00B41A1A"/>
    <w:rsid w:val="00B41D25"/>
    <w:rsid w:val="00B422F9"/>
    <w:rsid w:val="00B423BD"/>
    <w:rsid w:val="00B42426"/>
    <w:rsid w:val="00B42E13"/>
    <w:rsid w:val="00B42FCF"/>
    <w:rsid w:val="00B42FF4"/>
    <w:rsid w:val="00B430CB"/>
    <w:rsid w:val="00B433E7"/>
    <w:rsid w:val="00B438B4"/>
    <w:rsid w:val="00B43CC4"/>
    <w:rsid w:val="00B43DB7"/>
    <w:rsid w:val="00B441BA"/>
    <w:rsid w:val="00B4431C"/>
    <w:rsid w:val="00B44A76"/>
    <w:rsid w:val="00B44C54"/>
    <w:rsid w:val="00B44DE1"/>
    <w:rsid w:val="00B44E9A"/>
    <w:rsid w:val="00B450B1"/>
    <w:rsid w:val="00B4523E"/>
    <w:rsid w:val="00B4532F"/>
    <w:rsid w:val="00B45947"/>
    <w:rsid w:val="00B45A59"/>
    <w:rsid w:val="00B45B39"/>
    <w:rsid w:val="00B45D24"/>
    <w:rsid w:val="00B45E1B"/>
    <w:rsid w:val="00B45EE8"/>
    <w:rsid w:val="00B4612D"/>
    <w:rsid w:val="00B462B9"/>
    <w:rsid w:val="00B46420"/>
    <w:rsid w:val="00B4666B"/>
    <w:rsid w:val="00B4668D"/>
    <w:rsid w:val="00B46A54"/>
    <w:rsid w:val="00B46A59"/>
    <w:rsid w:val="00B46EB8"/>
    <w:rsid w:val="00B472E1"/>
    <w:rsid w:val="00B4740B"/>
    <w:rsid w:val="00B47594"/>
    <w:rsid w:val="00B5030E"/>
    <w:rsid w:val="00B50AEE"/>
    <w:rsid w:val="00B50C52"/>
    <w:rsid w:val="00B50C80"/>
    <w:rsid w:val="00B50EF1"/>
    <w:rsid w:val="00B51333"/>
    <w:rsid w:val="00B514B6"/>
    <w:rsid w:val="00B51545"/>
    <w:rsid w:val="00B515A4"/>
    <w:rsid w:val="00B51622"/>
    <w:rsid w:val="00B5166F"/>
    <w:rsid w:val="00B51AAA"/>
    <w:rsid w:val="00B51BD4"/>
    <w:rsid w:val="00B51E79"/>
    <w:rsid w:val="00B51F77"/>
    <w:rsid w:val="00B51FE3"/>
    <w:rsid w:val="00B521C7"/>
    <w:rsid w:val="00B52392"/>
    <w:rsid w:val="00B524C8"/>
    <w:rsid w:val="00B525F5"/>
    <w:rsid w:val="00B527C0"/>
    <w:rsid w:val="00B52C02"/>
    <w:rsid w:val="00B52F2C"/>
    <w:rsid w:val="00B532D1"/>
    <w:rsid w:val="00B53A71"/>
    <w:rsid w:val="00B53B68"/>
    <w:rsid w:val="00B53BE8"/>
    <w:rsid w:val="00B5470A"/>
    <w:rsid w:val="00B54E2E"/>
    <w:rsid w:val="00B54EB3"/>
    <w:rsid w:val="00B55139"/>
    <w:rsid w:val="00B555AB"/>
    <w:rsid w:val="00B555B6"/>
    <w:rsid w:val="00B555D1"/>
    <w:rsid w:val="00B556EE"/>
    <w:rsid w:val="00B557F0"/>
    <w:rsid w:val="00B55C72"/>
    <w:rsid w:val="00B562A9"/>
    <w:rsid w:val="00B56C94"/>
    <w:rsid w:val="00B56D0A"/>
    <w:rsid w:val="00B56EC5"/>
    <w:rsid w:val="00B56FE4"/>
    <w:rsid w:val="00B56FED"/>
    <w:rsid w:val="00B57024"/>
    <w:rsid w:val="00B57A4B"/>
    <w:rsid w:val="00B57A72"/>
    <w:rsid w:val="00B57B65"/>
    <w:rsid w:val="00B57C95"/>
    <w:rsid w:val="00B57DDD"/>
    <w:rsid w:val="00B6021F"/>
    <w:rsid w:val="00B603D5"/>
    <w:rsid w:val="00B6078C"/>
    <w:rsid w:val="00B6078F"/>
    <w:rsid w:val="00B607B9"/>
    <w:rsid w:val="00B60994"/>
    <w:rsid w:val="00B609FB"/>
    <w:rsid w:val="00B60B5A"/>
    <w:rsid w:val="00B60D71"/>
    <w:rsid w:val="00B61147"/>
    <w:rsid w:val="00B617A6"/>
    <w:rsid w:val="00B618AE"/>
    <w:rsid w:val="00B61A3D"/>
    <w:rsid w:val="00B61BB0"/>
    <w:rsid w:val="00B61D58"/>
    <w:rsid w:val="00B61E8D"/>
    <w:rsid w:val="00B61F3C"/>
    <w:rsid w:val="00B62030"/>
    <w:rsid w:val="00B6215E"/>
    <w:rsid w:val="00B62222"/>
    <w:rsid w:val="00B625AD"/>
    <w:rsid w:val="00B625C6"/>
    <w:rsid w:val="00B62922"/>
    <w:rsid w:val="00B63393"/>
    <w:rsid w:val="00B6387B"/>
    <w:rsid w:val="00B638AE"/>
    <w:rsid w:val="00B6399E"/>
    <w:rsid w:val="00B63BE3"/>
    <w:rsid w:val="00B63EBF"/>
    <w:rsid w:val="00B63F69"/>
    <w:rsid w:val="00B6401E"/>
    <w:rsid w:val="00B64625"/>
    <w:rsid w:val="00B647E6"/>
    <w:rsid w:val="00B649A9"/>
    <w:rsid w:val="00B64A16"/>
    <w:rsid w:val="00B64A83"/>
    <w:rsid w:val="00B64B0F"/>
    <w:rsid w:val="00B65168"/>
    <w:rsid w:val="00B65557"/>
    <w:rsid w:val="00B6557B"/>
    <w:rsid w:val="00B65C14"/>
    <w:rsid w:val="00B6627E"/>
    <w:rsid w:val="00B6634B"/>
    <w:rsid w:val="00B66F47"/>
    <w:rsid w:val="00B66F67"/>
    <w:rsid w:val="00B672D5"/>
    <w:rsid w:val="00B675F8"/>
    <w:rsid w:val="00B67DE9"/>
    <w:rsid w:val="00B67E3F"/>
    <w:rsid w:val="00B700D4"/>
    <w:rsid w:val="00B70C21"/>
    <w:rsid w:val="00B70E91"/>
    <w:rsid w:val="00B7119C"/>
    <w:rsid w:val="00B7119D"/>
    <w:rsid w:val="00B71249"/>
    <w:rsid w:val="00B7143A"/>
    <w:rsid w:val="00B714AD"/>
    <w:rsid w:val="00B71BB8"/>
    <w:rsid w:val="00B71E5D"/>
    <w:rsid w:val="00B72658"/>
    <w:rsid w:val="00B7271A"/>
    <w:rsid w:val="00B7272A"/>
    <w:rsid w:val="00B72C6C"/>
    <w:rsid w:val="00B72F8F"/>
    <w:rsid w:val="00B72FBE"/>
    <w:rsid w:val="00B736E9"/>
    <w:rsid w:val="00B73B84"/>
    <w:rsid w:val="00B73CB5"/>
    <w:rsid w:val="00B73E24"/>
    <w:rsid w:val="00B7462B"/>
    <w:rsid w:val="00B747B7"/>
    <w:rsid w:val="00B74B44"/>
    <w:rsid w:val="00B74DAD"/>
    <w:rsid w:val="00B75114"/>
    <w:rsid w:val="00B753AC"/>
    <w:rsid w:val="00B75A32"/>
    <w:rsid w:val="00B76277"/>
    <w:rsid w:val="00B76627"/>
    <w:rsid w:val="00B768D1"/>
    <w:rsid w:val="00B769BE"/>
    <w:rsid w:val="00B76D8E"/>
    <w:rsid w:val="00B77111"/>
    <w:rsid w:val="00B7715C"/>
    <w:rsid w:val="00B7727B"/>
    <w:rsid w:val="00B772FC"/>
    <w:rsid w:val="00B77B48"/>
    <w:rsid w:val="00B77D15"/>
    <w:rsid w:val="00B77FAB"/>
    <w:rsid w:val="00B803A6"/>
    <w:rsid w:val="00B807B0"/>
    <w:rsid w:val="00B8092E"/>
    <w:rsid w:val="00B809E8"/>
    <w:rsid w:val="00B80FEA"/>
    <w:rsid w:val="00B8117A"/>
    <w:rsid w:val="00B813B4"/>
    <w:rsid w:val="00B813F6"/>
    <w:rsid w:val="00B81595"/>
    <w:rsid w:val="00B818A5"/>
    <w:rsid w:val="00B81C67"/>
    <w:rsid w:val="00B81CAE"/>
    <w:rsid w:val="00B81E26"/>
    <w:rsid w:val="00B82012"/>
    <w:rsid w:val="00B827E5"/>
    <w:rsid w:val="00B82C41"/>
    <w:rsid w:val="00B82C77"/>
    <w:rsid w:val="00B82D97"/>
    <w:rsid w:val="00B83205"/>
    <w:rsid w:val="00B83618"/>
    <w:rsid w:val="00B83A21"/>
    <w:rsid w:val="00B83A23"/>
    <w:rsid w:val="00B83A8C"/>
    <w:rsid w:val="00B8465B"/>
    <w:rsid w:val="00B85002"/>
    <w:rsid w:val="00B8509A"/>
    <w:rsid w:val="00B852EF"/>
    <w:rsid w:val="00B8530A"/>
    <w:rsid w:val="00B853BB"/>
    <w:rsid w:val="00B85505"/>
    <w:rsid w:val="00B859AD"/>
    <w:rsid w:val="00B859BC"/>
    <w:rsid w:val="00B860D7"/>
    <w:rsid w:val="00B86683"/>
    <w:rsid w:val="00B867CA"/>
    <w:rsid w:val="00B86A1B"/>
    <w:rsid w:val="00B86ABE"/>
    <w:rsid w:val="00B8722A"/>
    <w:rsid w:val="00B8737C"/>
    <w:rsid w:val="00B87882"/>
    <w:rsid w:val="00B879F7"/>
    <w:rsid w:val="00B87A74"/>
    <w:rsid w:val="00B87ADA"/>
    <w:rsid w:val="00B87E1D"/>
    <w:rsid w:val="00B87E7F"/>
    <w:rsid w:val="00B87ECD"/>
    <w:rsid w:val="00B908B3"/>
    <w:rsid w:val="00B90978"/>
    <w:rsid w:val="00B90A27"/>
    <w:rsid w:val="00B91054"/>
    <w:rsid w:val="00B91069"/>
    <w:rsid w:val="00B91219"/>
    <w:rsid w:val="00B91248"/>
    <w:rsid w:val="00B9188B"/>
    <w:rsid w:val="00B921A6"/>
    <w:rsid w:val="00B92587"/>
    <w:rsid w:val="00B92642"/>
    <w:rsid w:val="00B9283E"/>
    <w:rsid w:val="00B92877"/>
    <w:rsid w:val="00B92EB7"/>
    <w:rsid w:val="00B92FEB"/>
    <w:rsid w:val="00B93030"/>
    <w:rsid w:val="00B93303"/>
    <w:rsid w:val="00B93F80"/>
    <w:rsid w:val="00B9447D"/>
    <w:rsid w:val="00B94D77"/>
    <w:rsid w:val="00B94F89"/>
    <w:rsid w:val="00B95768"/>
    <w:rsid w:val="00B95D50"/>
    <w:rsid w:val="00B961A1"/>
    <w:rsid w:val="00B96A9B"/>
    <w:rsid w:val="00B96AAF"/>
    <w:rsid w:val="00B96E30"/>
    <w:rsid w:val="00B9711E"/>
    <w:rsid w:val="00B971B2"/>
    <w:rsid w:val="00B97547"/>
    <w:rsid w:val="00B97732"/>
    <w:rsid w:val="00B97A80"/>
    <w:rsid w:val="00B97C60"/>
    <w:rsid w:val="00B97DAD"/>
    <w:rsid w:val="00B97F1E"/>
    <w:rsid w:val="00BA0013"/>
    <w:rsid w:val="00BA0720"/>
    <w:rsid w:val="00BA0749"/>
    <w:rsid w:val="00BA0D63"/>
    <w:rsid w:val="00BA0EA7"/>
    <w:rsid w:val="00BA1025"/>
    <w:rsid w:val="00BA124C"/>
    <w:rsid w:val="00BA1534"/>
    <w:rsid w:val="00BA1A72"/>
    <w:rsid w:val="00BA1B70"/>
    <w:rsid w:val="00BA1CFF"/>
    <w:rsid w:val="00BA1E69"/>
    <w:rsid w:val="00BA1F90"/>
    <w:rsid w:val="00BA24A3"/>
    <w:rsid w:val="00BA2703"/>
    <w:rsid w:val="00BA2C82"/>
    <w:rsid w:val="00BA2E59"/>
    <w:rsid w:val="00BA2F50"/>
    <w:rsid w:val="00BA3506"/>
    <w:rsid w:val="00BA3C8C"/>
    <w:rsid w:val="00BA3D95"/>
    <w:rsid w:val="00BA3E74"/>
    <w:rsid w:val="00BA4030"/>
    <w:rsid w:val="00BA4954"/>
    <w:rsid w:val="00BA498B"/>
    <w:rsid w:val="00BA49C1"/>
    <w:rsid w:val="00BA4EAF"/>
    <w:rsid w:val="00BA568A"/>
    <w:rsid w:val="00BA5745"/>
    <w:rsid w:val="00BA5912"/>
    <w:rsid w:val="00BA5B53"/>
    <w:rsid w:val="00BA5C44"/>
    <w:rsid w:val="00BA5D9B"/>
    <w:rsid w:val="00BA5EB9"/>
    <w:rsid w:val="00BA64D6"/>
    <w:rsid w:val="00BA66C0"/>
    <w:rsid w:val="00BA66D6"/>
    <w:rsid w:val="00BA67DB"/>
    <w:rsid w:val="00BA69A9"/>
    <w:rsid w:val="00BA6A52"/>
    <w:rsid w:val="00BA6D13"/>
    <w:rsid w:val="00BA6D15"/>
    <w:rsid w:val="00BA6D99"/>
    <w:rsid w:val="00BA6DD6"/>
    <w:rsid w:val="00BA6FB6"/>
    <w:rsid w:val="00BA7048"/>
    <w:rsid w:val="00BA73EF"/>
    <w:rsid w:val="00BA746A"/>
    <w:rsid w:val="00BA770E"/>
    <w:rsid w:val="00BA774A"/>
    <w:rsid w:val="00BA78B8"/>
    <w:rsid w:val="00BA7A55"/>
    <w:rsid w:val="00BB00E1"/>
    <w:rsid w:val="00BB023E"/>
    <w:rsid w:val="00BB0278"/>
    <w:rsid w:val="00BB04B1"/>
    <w:rsid w:val="00BB12EE"/>
    <w:rsid w:val="00BB13BF"/>
    <w:rsid w:val="00BB142C"/>
    <w:rsid w:val="00BB19DC"/>
    <w:rsid w:val="00BB1CE5"/>
    <w:rsid w:val="00BB21BA"/>
    <w:rsid w:val="00BB2366"/>
    <w:rsid w:val="00BB2CC1"/>
    <w:rsid w:val="00BB39BE"/>
    <w:rsid w:val="00BB4000"/>
    <w:rsid w:val="00BB42A3"/>
    <w:rsid w:val="00BB4668"/>
    <w:rsid w:val="00BB4EC0"/>
    <w:rsid w:val="00BB5174"/>
    <w:rsid w:val="00BB5216"/>
    <w:rsid w:val="00BB5235"/>
    <w:rsid w:val="00BB56C4"/>
    <w:rsid w:val="00BB60B9"/>
    <w:rsid w:val="00BB6282"/>
    <w:rsid w:val="00BB6C7B"/>
    <w:rsid w:val="00BB6D0D"/>
    <w:rsid w:val="00BB6D19"/>
    <w:rsid w:val="00BB77B3"/>
    <w:rsid w:val="00BB7A13"/>
    <w:rsid w:val="00BB7A48"/>
    <w:rsid w:val="00BB7BA7"/>
    <w:rsid w:val="00BC0223"/>
    <w:rsid w:val="00BC0519"/>
    <w:rsid w:val="00BC06C0"/>
    <w:rsid w:val="00BC087B"/>
    <w:rsid w:val="00BC0908"/>
    <w:rsid w:val="00BC096C"/>
    <w:rsid w:val="00BC0A1D"/>
    <w:rsid w:val="00BC0AE5"/>
    <w:rsid w:val="00BC0C2E"/>
    <w:rsid w:val="00BC0E2C"/>
    <w:rsid w:val="00BC102B"/>
    <w:rsid w:val="00BC19C8"/>
    <w:rsid w:val="00BC1A0D"/>
    <w:rsid w:val="00BC1EF2"/>
    <w:rsid w:val="00BC2409"/>
    <w:rsid w:val="00BC24BB"/>
    <w:rsid w:val="00BC2536"/>
    <w:rsid w:val="00BC2775"/>
    <w:rsid w:val="00BC339F"/>
    <w:rsid w:val="00BC3420"/>
    <w:rsid w:val="00BC35A8"/>
    <w:rsid w:val="00BC3714"/>
    <w:rsid w:val="00BC37A3"/>
    <w:rsid w:val="00BC383F"/>
    <w:rsid w:val="00BC3949"/>
    <w:rsid w:val="00BC3B92"/>
    <w:rsid w:val="00BC3C13"/>
    <w:rsid w:val="00BC3C37"/>
    <w:rsid w:val="00BC3F04"/>
    <w:rsid w:val="00BC41CA"/>
    <w:rsid w:val="00BC45D0"/>
    <w:rsid w:val="00BC4B37"/>
    <w:rsid w:val="00BC4C09"/>
    <w:rsid w:val="00BC4D61"/>
    <w:rsid w:val="00BC4DB6"/>
    <w:rsid w:val="00BC4E0B"/>
    <w:rsid w:val="00BC4F72"/>
    <w:rsid w:val="00BC5639"/>
    <w:rsid w:val="00BC56B2"/>
    <w:rsid w:val="00BC583F"/>
    <w:rsid w:val="00BC5C83"/>
    <w:rsid w:val="00BC6128"/>
    <w:rsid w:val="00BC64A2"/>
    <w:rsid w:val="00BC6AB0"/>
    <w:rsid w:val="00BC6B50"/>
    <w:rsid w:val="00BC6D05"/>
    <w:rsid w:val="00BC71EC"/>
    <w:rsid w:val="00BC726A"/>
    <w:rsid w:val="00BC74B8"/>
    <w:rsid w:val="00BC777B"/>
    <w:rsid w:val="00BC797A"/>
    <w:rsid w:val="00BD05DC"/>
    <w:rsid w:val="00BD079F"/>
    <w:rsid w:val="00BD07D6"/>
    <w:rsid w:val="00BD0B73"/>
    <w:rsid w:val="00BD107A"/>
    <w:rsid w:val="00BD120B"/>
    <w:rsid w:val="00BD128F"/>
    <w:rsid w:val="00BD1323"/>
    <w:rsid w:val="00BD1A12"/>
    <w:rsid w:val="00BD24DF"/>
    <w:rsid w:val="00BD2771"/>
    <w:rsid w:val="00BD284E"/>
    <w:rsid w:val="00BD2999"/>
    <w:rsid w:val="00BD31EF"/>
    <w:rsid w:val="00BD3250"/>
    <w:rsid w:val="00BD35CB"/>
    <w:rsid w:val="00BD3697"/>
    <w:rsid w:val="00BD3AE8"/>
    <w:rsid w:val="00BD3EE6"/>
    <w:rsid w:val="00BD44B8"/>
    <w:rsid w:val="00BD47FD"/>
    <w:rsid w:val="00BD482E"/>
    <w:rsid w:val="00BD4A4C"/>
    <w:rsid w:val="00BD55D6"/>
    <w:rsid w:val="00BD5696"/>
    <w:rsid w:val="00BD576F"/>
    <w:rsid w:val="00BD5BD3"/>
    <w:rsid w:val="00BD5C8E"/>
    <w:rsid w:val="00BD5D84"/>
    <w:rsid w:val="00BD5F0C"/>
    <w:rsid w:val="00BD602E"/>
    <w:rsid w:val="00BD622E"/>
    <w:rsid w:val="00BD63F7"/>
    <w:rsid w:val="00BD640F"/>
    <w:rsid w:val="00BD66DF"/>
    <w:rsid w:val="00BD670B"/>
    <w:rsid w:val="00BD6723"/>
    <w:rsid w:val="00BD68AF"/>
    <w:rsid w:val="00BD6B11"/>
    <w:rsid w:val="00BD6B46"/>
    <w:rsid w:val="00BD70B8"/>
    <w:rsid w:val="00BD72BC"/>
    <w:rsid w:val="00BD74AC"/>
    <w:rsid w:val="00BD7988"/>
    <w:rsid w:val="00BD7D50"/>
    <w:rsid w:val="00BD7F4E"/>
    <w:rsid w:val="00BD7F8C"/>
    <w:rsid w:val="00BE0000"/>
    <w:rsid w:val="00BE04D4"/>
    <w:rsid w:val="00BE077F"/>
    <w:rsid w:val="00BE0E41"/>
    <w:rsid w:val="00BE0FA6"/>
    <w:rsid w:val="00BE1188"/>
    <w:rsid w:val="00BE11BA"/>
    <w:rsid w:val="00BE1575"/>
    <w:rsid w:val="00BE1FB7"/>
    <w:rsid w:val="00BE2191"/>
    <w:rsid w:val="00BE2AAC"/>
    <w:rsid w:val="00BE2D8B"/>
    <w:rsid w:val="00BE3195"/>
    <w:rsid w:val="00BE3841"/>
    <w:rsid w:val="00BE3ABE"/>
    <w:rsid w:val="00BE3BC7"/>
    <w:rsid w:val="00BE3D4F"/>
    <w:rsid w:val="00BE3FCE"/>
    <w:rsid w:val="00BE431F"/>
    <w:rsid w:val="00BE4765"/>
    <w:rsid w:val="00BE4B07"/>
    <w:rsid w:val="00BE4EC3"/>
    <w:rsid w:val="00BE4F84"/>
    <w:rsid w:val="00BE51EF"/>
    <w:rsid w:val="00BE5BBF"/>
    <w:rsid w:val="00BE63F3"/>
    <w:rsid w:val="00BE6478"/>
    <w:rsid w:val="00BE66B7"/>
    <w:rsid w:val="00BE6CFF"/>
    <w:rsid w:val="00BE6DBE"/>
    <w:rsid w:val="00BE7011"/>
    <w:rsid w:val="00BE740C"/>
    <w:rsid w:val="00BE7D3C"/>
    <w:rsid w:val="00BF0307"/>
    <w:rsid w:val="00BF0AC2"/>
    <w:rsid w:val="00BF0CF3"/>
    <w:rsid w:val="00BF0D2E"/>
    <w:rsid w:val="00BF0D81"/>
    <w:rsid w:val="00BF0F82"/>
    <w:rsid w:val="00BF132C"/>
    <w:rsid w:val="00BF15A8"/>
    <w:rsid w:val="00BF177B"/>
    <w:rsid w:val="00BF1BC3"/>
    <w:rsid w:val="00BF20F5"/>
    <w:rsid w:val="00BF2225"/>
    <w:rsid w:val="00BF22A2"/>
    <w:rsid w:val="00BF240C"/>
    <w:rsid w:val="00BF2A5C"/>
    <w:rsid w:val="00BF348E"/>
    <w:rsid w:val="00BF3588"/>
    <w:rsid w:val="00BF3DE1"/>
    <w:rsid w:val="00BF3E4E"/>
    <w:rsid w:val="00BF3ED5"/>
    <w:rsid w:val="00BF401E"/>
    <w:rsid w:val="00BF405B"/>
    <w:rsid w:val="00BF425B"/>
    <w:rsid w:val="00BF4F2D"/>
    <w:rsid w:val="00BF4F32"/>
    <w:rsid w:val="00BF55FB"/>
    <w:rsid w:val="00BF57D3"/>
    <w:rsid w:val="00BF5F68"/>
    <w:rsid w:val="00BF5FCD"/>
    <w:rsid w:val="00BF5FF6"/>
    <w:rsid w:val="00BF66D6"/>
    <w:rsid w:val="00BF6AFA"/>
    <w:rsid w:val="00BF6B7F"/>
    <w:rsid w:val="00BF6D2A"/>
    <w:rsid w:val="00BF6E4F"/>
    <w:rsid w:val="00BF784A"/>
    <w:rsid w:val="00BF7AE2"/>
    <w:rsid w:val="00BF7D2D"/>
    <w:rsid w:val="00BF7EA3"/>
    <w:rsid w:val="00C0039A"/>
    <w:rsid w:val="00C003DB"/>
    <w:rsid w:val="00C0054F"/>
    <w:rsid w:val="00C005C6"/>
    <w:rsid w:val="00C0065A"/>
    <w:rsid w:val="00C006B3"/>
    <w:rsid w:val="00C00A7B"/>
    <w:rsid w:val="00C00F54"/>
    <w:rsid w:val="00C011F2"/>
    <w:rsid w:val="00C014DA"/>
    <w:rsid w:val="00C01723"/>
    <w:rsid w:val="00C01931"/>
    <w:rsid w:val="00C0194A"/>
    <w:rsid w:val="00C01DBC"/>
    <w:rsid w:val="00C01DE1"/>
    <w:rsid w:val="00C0207F"/>
    <w:rsid w:val="00C022DC"/>
    <w:rsid w:val="00C023CF"/>
    <w:rsid w:val="00C024D8"/>
    <w:rsid w:val="00C02785"/>
    <w:rsid w:val="00C028AC"/>
    <w:rsid w:val="00C0314B"/>
    <w:rsid w:val="00C03835"/>
    <w:rsid w:val="00C0386A"/>
    <w:rsid w:val="00C03A06"/>
    <w:rsid w:val="00C03A25"/>
    <w:rsid w:val="00C03B73"/>
    <w:rsid w:val="00C03E4A"/>
    <w:rsid w:val="00C03EE4"/>
    <w:rsid w:val="00C041A0"/>
    <w:rsid w:val="00C045B8"/>
    <w:rsid w:val="00C04FA4"/>
    <w:rsid w:val="00C05065"/>
    <w:rsid w:val="00C05380"/>
    <w:rsid w:val="00C05506"/>
    <w:rsid w:val="00C06803"/>
    <w:rsid w:val="00C06AB6"/>
    <w:rsid w:val="00C06AEA"/>
    <w:rsid w:val="00C06C24"/>
    <w:rsid w:val="00C07137"/>
    <w:rsid w:val="00C077D1"/>
    <w:rsid w:val="00C07898"/>
    <w:rsid w:val="00C0791C"/>
    <w:rsid w:val="00C07979"/>
    <w:rsid w:val="00C07ABB"/>
    <w:rsid w:val="00C10478"/>
    <w:rsid w:val="00C109C6"/>
    <w:rsid w:val="00C10BEE"/>
    <w:rsid w:val="00C1108E"/>
    <w:rsid w:val="00C1140D"/>
    <w:rsid w:val="00C114D0"/>
    <w:rsid w:val="00C1166A"/>
    <w:rsid w:val="00C1170F"/>
    <w:rsid w:val="00C11797"/>
    <w:rsid w:val="00C11A65"/>
    <w:rsid w:val="00C11CED"/>
    <w:rsid w:val="00C11F7C"/>
    <w:rsid w:val="00C123FA"/>
    <w:rsid w:val="00C125E7"/>
    <w:rsid w:val="00C12785"/>
    <w:rsid w:val="00C128DA"/>
    <w:rsid w:val="00C1295A"/>
    <w:rsid w:val="00C12ACB"/>
    <w:rsid w:val="00C12C05"/>
    <w:rsid w:val="00C12F83"/>
    <w:rsid w:val="00C13532"/>
    <w:rsid w:val="00C13790"/>
    <w:rsid w:val="00C13C74"/>
    <w:rsid w:val="00C140DB"/>
    <w:rsid w:val="00C1477A"/>
    <w:rsid w:val="00C14B44"/>
    <w:rsid w:val="00C16117"/>
    <w:rsid w:val="00C16967"/>
    <w:rsid w:val="00C16ACB"/>
    <w:rsid w:val="00C16EC0"/>
    <w:rsid w:val="00C1704D"/>
    <w:rsid w:val="00C175FC"/>
    <w:rsid w:val="00C17729"/>
    <w:rsid w:val="00C17832"/>
    <w:rsid w:val="00C1785E"/>
    <w:rsid w:val="00C204B9"/>
    <w:rsid w:val="00C205D0"/>
    <w:rsid w:val="00C20814"/>
    <w:rsid w:val="00C209F8"/>
    <w:rsid w:val="00C20A06"/>
    <w:rsid w:val="00C2107B"/>
    <w:rsid w:val="00C210B4"/>
    <w:rsid w:val="00C21406"/>
    <w:rsid w:val="00C215D4"/>
    <w:rsid w:val="00C219AB"/>
    <w:rsid w:val="00C21F8B"/>
    <w:rsid w:val="00C224AA"/>
    <w:rsid w:val="00C22F19"/>
    <w:rsid w:val="00C233C3"/>
    <w:rsid w:val="00C2340C"/>
    <w:rsid w:val="00C23877"/>
    <w:rsid w:val="00C23A41"/>
    <w:rsid w:val="00C23BE3"/>
    <w:rsid w:val="00C23DF4"/>
    <w:rsid w:val="00C23EB0"/>
    <w:rsid w:val="00C23F6C"/>
    <w:rsid w:val="00C24159"/>
    <w:rsid w:val="00C24312"/>
    <w:rsid w:val="00C244E1"/>
    <w:rsid w:val="00C24879"/>
    <w:rsid w:val="00C2496D"/>
    <w:rsid w:val="00C24AD6"/>
    <w:rsid w:val="00C25109"/>
    <w:rsid w:val="00C25377"/>
    <w:rsid w:val="00C25633"/>
    <w:rsid w:val="00C25668"/>
    <w:rsid w:val="00C25693"/>
    <w:rsid w:val="00C25A49"/>
    <w:rsid w:val="00C25B9E"/>
    <w:rsid w:val="00C25EB3"/>
    <w:rsid w:val="00C2620C"/>
    <w:rsid w:val="00C2646D"/>
    <w:rsid w:val="00C26BFD"/>
    <w:rsid w:val="00C27239"/>
    <w:rsid w:val="00C27381"/>
    <w:rsid w:val="00C27B0D"/>
    <w:rsid w:val="00C27BE6"/>
    <w:rsid w:val="00C3015B"/>
    <w:rsid w:val="00C30204"/>
    <w:rsid w:val="00C305F2"/>
    <w:rsid w:val="00C306ED"/>
    <w:rsid w:val="00C3075A"/>
    <w:rsid w:val="00C30766"/>
    <w:rsid w:val="00C30804"/>
    <w:rsid w:val="00C308A6"/>
    <w:rsid w:val="00C30A8C"/>
    <w:rsid w:val="00C30D99"/>
    <w:rsid w:val="00C313F5"/>
    <w:rsid w:val="00C3150E"/>
    <w:rsid w:val="00C3187F"/>
    <w:rsid w:val="00C31BFD"/>
    <w:rsid w:val="00C31D39"/>
    <w:rsid w:val="00C31D6F"/>
    <w:rsid w:val="00C31DBD"/>
    <w:rsid w:val="00C328E7"/>
    <w:rsid w:val="00C32912"/>
    <w:rsid w:val="00C32A0C"/>
    <w:rsid w:val="00C32ACB"/>
    <w:rsid w:val="00C32B73"/>
    <w:rsid w:val="00C32C65"/>
    <w:rsid w:val="00C32C73"/>
    <w:rsid w:val="00C32C86"/>
    <w:rsid w:val="00C33354"/>
    <w:rsid w:val="00C333C1"/>
    <w:rsid w:val="00C334C0"/>
    <w:rsid w:val="00C334FF"/>
    <w:rsid w:val="00C33536"/>
    <w:rsid w:val="00C33BC1"/>
    <w:rsid w:val="00C33CEC"/>
    <w:rsid w:val="00C33E9D"/>
    <w:rsid w:val="00C33F7F"/>
    <w:rsid w:val="00C3419E"/>
    <w:rsid w:val="00C34378"/>
    <w:rsid w:val="00C34387"/>
    <w:rsid w:val="00C34451"/>
    <w:rsid w:val="00C344A7"/>
    <w:rsid w:val="00C34548"/>
    <w:rsid w:val="00C34991"/>
    <w:rsid w:val="00C34F11"/>
    <w:rsid w:val="00C34FC6"/>
    <w:rsid w:val="00C3583F"/>
    <w:rsid w:val="00C35870"/>
    <w:rsid w:val="00C35AA3"/>
    <w:rsid w:val="00C35AE1"/>
    <w:rsid w:val="00C35E17"/>
    <w:rsid w:val="00C36609"/>
    <w:rsid w:val="00C36B65"/>
    <w:rsid w:val="00C36F38"/>
    <w:rsid w:val="00C37090"/>
    <w:rsid w:val="00C37451"/>
    <w:rsid w:val="00C3777E"/>
    <w:rsid w:val="00C379BB"/>
    <w:rsid w:val="00C37A25"/>
    <w:rsid w:val="00C37DC4"/>
    <w:rsid w:val="00C403DD"/>
    <w:rsid w:val="00C40B82"/>
    <w:rsid w:val="00C40EB1"/>
    <w:rsid w:val="00C411A4"/>
    <w:rsid w:val="00C4145A"/>
    <w:rsid w:val="00C41551"/>
    <w:rsid w:val="00C41872"/>
    <w:rsid w:val="00C41934"/>
    <w:rsid w:val="00C41F37"/>
    <w:rsid w:val="00C42308"/>
    <w:rsid w:val="00C427CE"/>
    <w:rsid w:val="00C428D4"/>
    <w:rsid w:val="00C42ECF"/>
    <w:rsid w:val="00C42F3D"/>
    <w:rsid w:val="00C43BD0"/>
    <w:rsid w:val="00C4415B"/>
    <w:rsid w:val="00C44174"/>
    <w:rsid w:val="00C44D68"/>
    <w:rsid w:val="00C44E43"/>
    <w:rsid w:val="00C44E81"/>
    <w:rsid w:val="00C45D8E"/>
    <w:rsid w:val="00C4639D"/>
    <w:rsid w:val="00C46471"/>
    <w:rsid w:val="00C46D27"/>
    <w:rsid w:val="00C46D98"/>
    <w:rsid w:val="00C46E8D"/>
    <w:rsid w:val="00C46FD4"/>
    <w:rsid w:val="00C4708F"/>
    <w:rsid w:val="00C4709C"/>
    <w:rsid w:val="00C47190"/>
    <w:rsid w:val="00C475C5"/>
    <w:rsid w:val="00C501A2"/>
    <w:rsid w:val="00C501C8"/>
    <w:rsid w:val="00C50333"/>
    <w:rsid w:val="00C50A41"/>
    <w:rsid w:val="00C51237"/>
    <w:rsid w:val="00C51C7C"/>
    <w:rsid w:val="00C51D89"/>
    <w:rsid w:val="00C51E38"/>
    <w:rsid w:val="00C51EB2"/>
    <w:rsid w:val="00C51FE6"/>
    <w:rsid w:val="00C52160"/>
    <w:rsid w:val="00C5271F"/>
    <w:rsid w:val="00C52B66"/>
    <w:rsid w:val="00C52DC3"/>
    <w:rsid w:val="00C53883"/>
    <w:rsid w:val="00C53918"/>
    <w:rsid w:val="00C53B66"/>
    <w:rsid w:val="00C53C94"/>
    <w:rsid w:val="00C53E56"/>
    <w:rsid w:val="00C546D3"/>
    <w:rsid w:val="00C547C2"/>
    <w:rsid w:val="00C55310"/>
    <w:rsid w:val="00C5571E"/>
    <w:rsid w:val="00C567AA"/>
    <w:rsid w:val="00C5689C"/>
    <w:rsid w:val="00C56A8A"/>
    <w:rsid w:val="00C56C48"/>
    <w:rsid w:val="00C57018"/>
    <w:rsid w:val="00C5704F"/>
    <w:rsid w:val="00C5743D"/>
    <w:rsid w:val="00C57480"/>
    <w:rsid w:val="00C5767D"/>
    <w:rsid w:val="00C57B1E"/>
    <w:rsid w:val="00C57B90"/>
    <w:rsid w:val="00C57CAF"/>
    <w:rsid w:val="00C57EC1"/>
    <w:rsid w:val="00C5F8F2"/>
    <w:rsid w:val="00C60608"/>
    <w:rsid w:val="00C60739"/>
    <w:rsid w:val="00C60741"/>
    <w:rsid w:val="00C60C9B"/>
    <w:rsid w:val="00C61333"/>
    <w:rsid w:val="00C61340"/>
    <w:rsid w:val="00C6170A"/>
    <w:rsid w:val="00C61D09"/>
    <w:rsid w:val="00C61F32"/>
    <w:rsid w:val="00C620BE"/>
    <w:rsid w:val="00C622A7"/>
    <w:rsid w:val="00C626ED"/>
    <w:rsid w:val="00C62851"/>
    <w:rsid w:val="00C634FF"/>
    <w:rsid w:val="00C638E3"/>
    <w:rsid w:val="00C63A0A"/>
    <w:rsid w:val="00C6425F"/>
    <w:rsid w:val="00C6432E"/>
    <w:rsid w:val="00C64605"/>
    <w:rsid w:val="00C647A0"/>
    <w:rsid w:val="00C64AA1"/>
    <w:rsid w:val="00C64C07"/>
    <w:rsid w:val="00C64DB8"/>
    <w:rsid w:val="00C64F2A"/>
    <w:rsid w:val="00C6528D"/>
    <w:rsid w:val="00C65338"/>
    <w:rsid w:val="00C653D6"/>
    <w:rsid w:val="00C655B9"/>
    <w:rsid w:val="00C65656"/>
    <w:rsid w:val="00C658E8"/>
    <w:rsid w:val="00C65BED"/>
    <w:rsid w:val="00C65F24"/>
    <w:rsid w:val="00C66651"/>
    <w:rsid w:val="00C668E5"/>
    <w:rsid w:val="00C66AF6"/>
    <w:rsid w:val="00C66C1F"/>
    <w:rsid w:val="00C66E5E"/>
    <w:rsid w:val="00C672A2"/>
    <w:rsid w:val="00C672B3"/>
    <w:rsid w:val="00C674F1"/>
    <w:rsid w:val="00C67D01"/>
    <w:rsid w:val="00C67E8C"/>
    <w:rsid w:val="00C67F06"/>
    <w:rsid w:val="00C706D8"/>
    <w:rsid w:val="00C7108D"/>
    <w:rsid w:val="00C7139D"/>
    <w:rsid w:val="00C71404"/>
    <w:rsid w:val="00C71E3E"/>
    <w:rsid w:val="00C72056"/>
    <w:rsid w:val="00C72235"/>
    <w:rsid w:val="00C722B9"/>
    <w:rsid w:val="00C724ED"/>
    <w:rsid w:val="00C726B7"/>
    <w:rsid w:val="00C72837"/>
    <w:rsid w:val="00C72F18"/>
    <w:rsid w:val="00C72FE5"/>
    <w:rsid w:val="00C73161"/>
    <w:rsid w:val="00C736C7"/>
    <w:rsid w:val="00C7374C"/>
    <w:rsid w:val="00C73C72"/>
    <w:rsid w:val="00C73D81"/>
    <w:rsid w:val="00C740C1"/>
    <w:rsid w:val="00C74113"/>
    <w:rsid w:val="00C7432A"/>
    <w:rsid w:val="00C747DC"/>
    <w:rsid w:val="00C749A4"/>
    <w:rsid w:val="00C75276"/>
    <w:rsid w:val="00C752BF"/>
    <w:rsid w:val="00C7575F"/>
    <w:rsid w:val="00C75FF5"/>
    <w:rsid w:val="00C76087"/>
    <w:rsid w:val="00C76249"/>
    <w:rsid w:val="00C7631E"/>
    <w:rsid w:val="00C7643A"/>
    <w:rsid w:val="00C766AC"/>
    <w:rsid w:val="00C76A12"/>
    <w:rsid w:val="00C76B2F"/>
    <w:rsid w:val="00C76E17"/>
    <w:rsid w:val="00C77128"/>
    <w:rsid w:val="00C7717F"/>
    <w:rsid w:val="00C776C3"/>
    <w:rsid w:val="00C77B46"/>
    <w:rsid w:val="00C77E67"/>
    <w:rsid w:val="00C80035"/>
    <w:rsid w:val="00C80139"/>
    <w:rsid w:val="00C80AFF"/>
    <w:rsid w:val="00C80B79"/>
    <w:rsid w:val="00C80C63"/>
    <w:rsid w:val="00C80CD1"/>
    <w:rsid w:val="00C80CED"/>
    <w:rsid w:val="00C80FEA"/>
    <w:rsid w:val="00C81209"/>
    <w:rsid w:val="00C81310"/>
    <w:rsid w:val="00C814DD"/>
    <w:rsid w:val="00C81AED"/>
    <w:rsid w:val="00C82085"/>
    <w:rsid w:val="00C82635"/>
    <w:rsid w:val="00C82A8E"/>
    <w:rsid w:val="00C82BB5"/>
    <w:rsid w:val="00C82FD9"/>
    <w:rsid w:val="00C830FD"/>
    <w:rsid w:val="00C8367D"/>
    <w:rsid w:val="00C83897"/>
    <w:rsid w:val="00C83B70"/>
    <w:rsid w:val="00C83C9F"/>
    <w:rsid w:val="00C84004"/>
    <w:rsid w:val="00C84251"/>
    <w:rsid w:val="00C845C5"/>
    <w:rsid w:val="00C8482D"/>
    <w:rsid w:val="00C84993"/>
    <w:rsid w:val="00C84A64"/>
    <w:rsid w:val="00C84C1F"/>
    <w:rsid w:val="00C850EF"/>
    <w:rsid w:val="00C85498"/>
    <w:rsid w:val="00C85531"/>
    <w:rsid w:val="00C8582C"/>
    <w:rsid w:val="00C85A80"/>
    <w:rsid w:val="00C86855"/>
    <w:rsid w:val="00C869FC"/>
    <w:rsid w:val="00C86D3C"/>
    <w:rsid w:val="00C86F3E"/>
    <w:rsid w:val="00C870BB"/>
    <w:rsid w:val="00C874C5"/>
    <w:rsid w:val="00C87936"/>
    <w:rsid w:val="00C9028C"/>
    <w:rsid w:val="00C903F4"/>
    <w:rsid w:val="00C90540"/>
    <w:rsid w:val="00C90733"/>
    <w:rsid w:val="00C908E4"/>
    <w:rsid w:val="00C90E8B"/>
    <w:rsid w:val="00C91252"/>
    <w:rsid w:val="00C91268"/>
    <w:rsid w:val="00C913E7"/>
    <w:rsid w:val="00C914F4"/>
    <w:rsid w:val="00C915F3"/>
    <w:rsid w:val="00C919A4"/>
    <w:rsid w:val="00C91B81"/>
    <w:rsid w:val="00C91D5A"/>
    <w:rsid w:val="00C91F06"/>
    <w:rsid w:val="00C92384"/>
    <w:rsid w:val="00C92520"/>
    <w:rsid w:val="00C926E2"/>
    <w:rsid w:val="00C92C40"/>
    <w:rsid w:val="00C92CBE"/>
    <w:rsid w:val="00C92E01"/>
    <w:rsid w:val="00C92EBE"/>
    <w:rsid w:val="00C93101"/>
    <w:rsid w:val="00C9328B"/>
    <w:rsid w:val="00C9328E"/>
    <w:rsid w:val="00C93A8E"/>
    <w:rsid w:val="00C93B88"/>
    <w:rsid w:val="00C93DDA"/>
    <w:rsid w:val="00C93E64"/>
    <w:rsid w:val="00C93EC7"/>
    <w:rsid w:val="00C9411B"/>
    <w:rsid w:val="00C94448"/>
    <w:rsid w:val="00C949DA"/>
    <w:rsid w:val="00C94AC8"/>
    <w:rsid w:val="00C94D41"/>
    <w:rsid w:val="00C95019"/>
    <w:rsid w:val="00C95186"/>
    <w:rsid w:val="00C9544F"/>
    <w:rsid w:val="00C95775"/>
    <w:rsid w:val="00C95905"/>
    <w:rsid w:val="00C95B0B"/>
    <w:rsid w:val="00C96163"/>
    <w:rsid w:val="00C961A6"/>
    <w:rsid w:val="00C9633D"/>
    <w:rsid w:val="00C965D5"/>
    <w:rsid w:val="00C96B37"/>
    <w:rsid w:val="00C96FDB"/>
    <w:rsid w:val="00C97347"/>
    <w:rsid w:val="00C97534"/>
    <w:rsid w:val="00C977D3"/>
    <w:rsid w:val="00C97852"/>
    <w:rsid w:val="00C978CD"/>
    <w:rsid w:val="00C97ACC"/>
    <w:rsid w:val="00CA019D"/>
    <w:rsid w:val="00CA01D7"/>
    <w:rsid w:val="00CA022F"/>
    <w:rsid w:val="00CA038A"/>
    <w:rsid w:val="00CA111B"/>
    <w:rsid w:val="00CA1726"/>
    <w:rsid w:val="00CA17DE"/>
    <w:rsid w:val="00CA187B"/>
    <w:rsid w:val="00CA1E8A"/>
    <w:rsid w:val="00CA2A7F"/>
    <w:rsid w:val="00CA2DCE"/>
    <w:rsid w:val="00CA2F40"/>
    <w:rsid w:val="00CA2FAD"/>
    <w:rsid w:val="00CA30C2"/>
    <w:rsid w:val="00CA3631"/>
    <w:rsid w:val="00CA3791"/>
    <w:rsid w:val="00CA37AD"/>
    <w:rsid w:val="00CA3A02"/>
    <w:rsid w:val="00CA3A36"/>
    <w:rsid w:val="00CA3FCF"/>
    <w:rsid w:val="00CA42EE"/>
    <w:rsid w:val="00CA4392"/>
    <w:rsid w:val="00CA455D"/>
    <w:rsid w:val="00CA49A7"/>
    <w:rsid w:val="00CA4A83"/>
    <w:rsid w:val="00CA4F1C"/>
    <w:rsid w:val="00CA527E"/>
    <w:rsid w:val="00CA54A4"/>
    <w:rsid w:val="00CA562C"/>
    <w:rsid w:val="00CA5789"/>
    <w:rsid w:val="00CA5933"/>
    <w:rsid w:val="00CA5E00"/>
    <w:rsid w:val="00CA682C"/>
    <w:rsid w:val="00CA6AFD"/>
    <w:rsid w:val="00CA6CF2"/>
    <w:rsid w:val="00CA7033"/>
    <w:rsid w:val="00CA718A"/>
    <w:rsid w:val="00CA7698"/>
    <w:rsid w:val="00CA7B29"/>
    <w:rsid w:val="00CA7C34"/>
    <w:rsid w:val="00CB01B5"/>
    <w:rsid w:val="00CB0339"/>
    <w:rsid w:val="00CB0C9E"/>
    <w:rsid w:val="00CB0D43"/>
    <w:rsid w:val="00CB0E7A"/>
    <w:rsid w:val="00CB10C9"/>
    <w:rsid w:val="00CB12B5"/>
    <w:rsid w:val="00CB13A7"/>
    <w:rsid w:val="00CB160D"/>
    <w:rsid w:val="00CB1DBD"/>
    <w:rsid w:val="00CB21A5"/>
    <w:rsid w:val="00CB22B8"/>
    <w:rsid w:val="00CB2403"/>
    <w:rsid w:val="00CB26E3"/>
    <w:rsid w:val="00CB2C9D"/>
    <w:rsid w:val="00CB2E09"/>
    <w:rsid w:val="00CB305A"/>
    <w:rsid w:val="00CB309D"/>
    <w:rsid w:val="00CB30D0"/>
    <w:rsid w:val="00CB3503"/>
    <w:rsid w:val="00CB38CF"/>
    <w:rsid w:val="00CB4020"/>
    <w:rsid w:val="00CB4619"/>
    <w:rsid w:val="00CB4689"/>
    <w:rsid w:val="00CB4C93"/>
    <w:rsid w:val="00CB5117"/>
    <w:rsid w:val="00CB51C7"/>
    <w:rsid w:val="00CB521F"/>
    <w:rsid w:val="00CB5451"/>
    <w:rsid w:val="00CB57F9"/>
    <w:rsid w:val="00CB597D"/>
    <w:rsid w:val="00CB5CB9"/>
    <w:rsid w:val="00CB5F84"/>
    <w:rsid w:val="00CB657E"/>
    <w:rsid w:val="00CB694C"/>
    <w:rsid w:val="00CB6958"/>
    <w:rsid w:val="00CB6984"/>
    <w:rsid w:val="00CB7066"/>
    <w:rsid w:val="00CB7472"/>
    <w:rsid w:val="00CB7652"/>
    <w:rsid w:val="00CB765F"/>
    <w:rsid w:val="00CB7CF1"/>
    <w:rsid w:val="00CB7E85"/>
    <w:rsid w:val="00CC00B9"/>
    <w:rsid w:val="00CC0160"/>
    <w:rsid w:val="00CC05BD"/>
    <w:rsid w:val="00CC08A4"/>
    <w:rsid w:val="00CC08FB"/>
    <w:rsid w:val="00CC10B2"/>
    <w:rsid w:val="00CC12F1"/>
    <w:rsid w:val="00CC1B8A"/>
    <w:rsid w:val="00CC1E40"/>
    <w:rsid w:val="00CC1EEB"/>
    <w:rsid w:val="00CC2394"/>
    <w:rsid w:val="00CC24EC"/>
    <w:rsid w:val="00CC2F9B"/>
    <w:rsid w:val="00CC308B"/>
    <w:rsid w:val="00CC3686"/>
    <w:rsid w:val="00CC379B"/>
    <w:rsid w:val="00CC393F"/>
    <w:rsid w:val="00CC3B57"/>
    <w:rsid w:val="00CC3BC9"/>
    <w:rsid w:val="00CC42ED"/>
    <w:rsid w:val="00CC4685"/>
    <w:rsid w:val="00CC4896"/>
    <w:rsid w:val="00CC48F5"/>
    <w:rsid w:val="00CC4C35"/>
    <w:rsid w:val="00CC52D8"/>
    <w:rsid w:val="00CC53D0"/>
    <w:rsid w:val="00CC553D"/>
    <w:rsid w:val="00CC57B3"/>
    <w:rsid w:val="00CC5840"/>
    <w:rsid w:val="00CC5D8C"/>
    <w:rsid w:val="00CC629D"/>
    <w:rsid w:val="00CC62F4"/>
    <w:rsid w:val="00CC6354"/>
    <w:rsid w:val="00CC67CC"/>
    <w:rsid w:val="00CC6E71"/>
    <w:rsid w:val="00CC6EF8"/>
    <w:rsid w:val="00CC748E"/>
    <w:rsid w:val="00CC7940"/>
    <w:rsid w:val="00CC79C8"/>
    <w:rsid w:val="00CD0208"/>
    <w:rsid w:val="00CD0481"/>
    <w:rsid w:val="00CD063A"/>
    <w:rsid w:val="00CD075C"/>
    <w:rsid w:val="00CD0E46"/>
    <w:rsid w:val="00CD10CC"/>
    <w:rsid w:val="00CD119D"/>
    <w:rsid w:val="00CD153E"/>
    <w:rsid w:val="00CD1803"/>
    <w:rsid w:val="00CD1DB0"/>
    <w:rsid w:val="00CD1F1D"/>
    <w:rsid w:val="00CD24DC"/>
    <w:rsid w:val="00CD24FD"/>
    <w:rsid w:val="00CD2535"/>
    <w:rsid w:val="00CD259D"/>
    <w:rsid w:val="00CD25F8"/>
    <w:rsid w:val="00CD296D"/>
    <w:rsid w:val="00CD2AF8"/>
    <w:rsid w:val="00CD2B62"/>
    <w:rsid w:val="00CD37FA"/>
    <w:rsid w:val="00CD390A"/>
    <w:rsid w:val="00CD4164"/>
    <w:rsid w:val="00CD42B5"/>
    <w:rsid w:val="00CD44E0"/>
    <w:rsid w:val="00CD4598"/>
    <w:rsid w:val="00CD4830"/>
    <w:rsid w:val="00CD4B8A"/>
    <w:rsid w:val="00CD4BF7"/>
    <w:rsid w:val="00CD4F13"/>
    <w:rsid w:val="00CD5074"/>
    <w:rsid w:val="00CD52BA"/>
    <w:rsid w:val="00CD532E"/>
    <w:rsid w:val="00CD5342"/>
    <w:rsid w:val="00CD5478"/>
    <w:rsid w:val="00CD5660"/>
    <w:rsid w:val="00CD58A7"/>
    <w:rsid w:val="00CD5B23"/>
    <w:rsid w:val="00CD5CD6"/>
    <w:rsid w:val="00CD5E93"/>
    <w:rsid w:val="00CD5ED1"/>
    <w:rsid w:val="00CD615C"/>
    <w:rsid w:val="00CD616A"/>
    <w:rsid w:val="00CD6207"/>
    <w:rsid w:val="00CD671C"/>
    <w:rsid w:val="00CD6DB4"/>
    <w:rsid w:val="00CD7206"/>
    <w:rsid w:val="00CD724B"/>
    <w:rsid w:val="00CD7297"/>
    <w:rsid w:val="00CD79EB"/>
    <w:rsid w:val="00CD7DBC"/>
    <w:rsid w:val="00CDCAFB"/>
    <w:rsid w:val="00CE0044"/>
    <w:rsid w:val="00CE004F"/>
    <w:rsid w:val="00CE024E"/>
    <w:rsid w:val="00CE0802"/>
    <w:rsid w:val="00CE0937"/>
    <w:rsid w:val="00CE0AD8"/>
    <w:rsid w:val="00CE1478"/>
    <w:rsid w:val="00CE17C3"/>
    <w:rsid w:val="00CE190A"/>
    <w:rsid w:val="00CE193B"/>
    <w:rsid w:val="00CE1976"/>
    <w:rsid w:val="00CE1B83"/>
    <w:rsid w:val="00CE1D56"/>
    <w:rsid w:val="00CE1E7E"/>
    <w:rsid w:val="00CE1FA5"/>
    <w:rsid w:val="00CE21EC"/>
    <w:rsid w:val="00CE232C"/>
    <w:rsid w:val="00CE2B8B"/>
    <w:rsid w:val="00CE2D93"/>
    <w:rsid w:val="00CE3319"/>
    <w:rsid w:val="00CE33A5"/>
    <w:rsid w:val="00CE340B"/>
    <w:rsid w:val="00CE360C"/>
    <w:rsid w:val="00CE3625"/>
    <w:rsid w:val="00CE42A2"/>
    <w:rsid w:val="00CE4D94"/>
    <w:rsid w:val="00CE50D9"/>
    <w:rsid w:val="00CE5390"/>
    <w:rsid w:val="00CE53BE"/>
    <w:rsid w:val="00CE54C2"/>
    <w:rsid w:val="00CE5AC0"/>
    <w:rsid w:val="00CE5DDD"/>
    <w:rsid w:val="00CE6435"/>
    <w:rsid w:val="00CE64D1"/>
    <w:rsid w:val="00CE721C"/>
    <w:rsid w:val="00CE7375"/>
    <w:rsid w:val="00CE75D9"/>
    <w:rsid w:val="00CE7639"/>
    <w:rsid w:val="00CE78A8"/>
    <w:rsid w:val="00CE7AB9"/>
    <w:rsid w:val="00CF0098"/>
    <w:rsid w:val="00CF037D"/>
    <w:rsid w:val="00CF04F9"/>
    <w:rsid w:val="00CF0679"/>
    <w:rsid w:val="00CF0749"/>
    <w:rsid w:val="00CF0A38"/>
    <w:rsid w:val="00CF1272"/>
    <w:rsid w:val="00CF131F"/>
    <w:rsid w:val="00CF14F5"/>
    <w:rsid w:val="00CF1522"/>
    <w:rsid w:val="00CF16D6"/>
    <w:rsid w:val="00CF17EB"/>
    <w:rsid w:val="00CF18A2"/>
    <w:rsid w:val="00CF1974"/>
    <w:rsid w:val="00CF2178"/>
    <w:rsid w:val="00CF2618"/>
    <w:rsid w:val="00CF279A"/>
    <w:rsid w:val="00CF286A"/>
    <w:rsid w:val="00CF292E"/>
    <w:rsid w:val="00CF2DAD"/>
    <w:rsid w:val="00CF2FBB"/>
    <w:rsid w:val="00CF3078"/>
    <w:rsid w:val="00CF312F"/>
    <w:rsid w:val="00CF332C"/>
    <w:rsid w:val="00CF3397"/>
    <w:rsid w:val="00CF398B"/>
    <w:rsid w:val="00CF407E"/>
    <w:rsid w:val="00CF4436"/>
    <w:rsid w:val="00CF4546"/>
    <w:rsid w:val="00CF4648"/>
    <w:rsid w:val="00CF48E0"/>
    <w:rsid w:val="00CF4A56"/>
    <w:rsid w:val="00CF4CCD"/>
    <w:rsid w:val="00CF4E68"/>
    <w:rsid w:val="00CF4FD7"/>
    <w:rsid w:val="00CF58B4"/>
    <w:rsid w:val="00CF5B95"/>
    <w:rsid w:val="00CF5CE0"/>
    <w:rsid w:val="00CF607A"/>
    <w:rsid w:val="00CF6235"/>
    <w:rsid w:val="00CF65A1"/>
    <w:rsid w:val="00CF678C"/>
    <w:rsid w:val="00CF6805"/>
    <w:rsid w:val="00CF68D9"/>
    <w:rsid w:val="00CF6FF6"/>
    <w:rsid w:val="00CF7056"/>
    <w:rsid w:val="00CF73E4"/>
    <w:rsid w:val="00CF7657"/>
    <w:rsid w:val="00CF7897"/>
    <w:rsid w:val="00CF7C4E"/>
    <w:rsid w:val="00D0039B"/>
    <w:rsid w:val="00D00546"/>
    <w:rsid w:val="00D008BF"/>
    <w:rsid w:val="00D009BB"/>
    <w:rsid w:val="00D0105F"/>
    <w:rsid w:val="00D01096"/>
    <w:rsid w:val="00D01B0E"/>
    <w:rsid w:val="00D01E5F"/>
    <w:rsid w:val="00D01F80"/>
    <w:rsid w:val="00D0203A"/>
    <w:rsid w:val="00D021F1"/>
    <w:rsid w:val="00D02408"/>
    <w:rsid w:val="00D0244A"/>
    <w:rsid w:val="00D0279F"/>
    <w:rsid w:val="00D02844"/>
    <w:rsid w:val="00D02854"/>
    <w:rsid w:val="00D02892"/>
    <w:rsid w:val="00D028E8"/>
    <w:rsid w:val="00D0291C"/>
    <w:rsid w:val="00D02C98"/>
    <w:rsid w:val="00D02E40"/>
    <w:rsid w:val="00D02F7F"/>
    <w:rsid w:val="00D0305B"/>
    <w:rsid w:val="00D035FA"/>
    <w:rsid w:val="00D03835"/>
    <w:rsid w:val="00D03A51"/>
    <w:rsid w:val="00D041ED"/>
    <w:rsid w:val="00D042BA"/>
    <w:rsid w:val="00D043FC"/>
    <w:rsid w:val="00D045AA"/>
    <w:rsid w:val="00D04637"/>
    <w:rsid w:val="00D04A9D"/>
    <w:rsid w:val="00D04C35"/>
    <w:rsid w:val="00D04D82"/>
    <w:rsid w:val="00D05046"/>
    <w:rsid w:val="00D057EE"/>
    <w:rsid w:val="00D05F41"/>
    <w:rsid w:val="00D06040"/>
    <w:rsid w:val="00D0606C"/>
    <w:rsid w:val="00D0669F"/>
    <w:rsid w:val="00D06D04"/>
    <w:rsid w:val="00D0715C"/>
    <w:rsid w:val="00D071F9"/>
    <w:rsid w:val="00D07876"/>
    <w:rsid w:val="00D07B37"/>
    <w:rsid w:val="00D102D3"/>
    <w:rsid w:val="00D107FA"/>
    <w:rsid w:val="00D10E78"/>
    <w:rsid w:val="00D10FB8"/>
    <w:rsid w:val="00D113A8"/>
    <w:rsid w:val="00D113E5"/>
    <w:rsid w:val="00D115AE"/>
    <w:rsid w:val="00D11768"/>
    <w:rsid w:val="00D11B8D"/>
    <w:rsid w:val="00D11C4B"/>
    <w:rsid w:val="00D11D60"/>
    <w:rsid w:val="00D11EF5"/>
    <w:rsid w:val="00D11F50"/>
    <w:rsid w:val="00D12069"/>
    <w:rsid w:val="00D12071"/>
    <w:rsid w:val="00D12224"/>
    <w:rsid w:val="00D12912"/>
    <w:rsid w:val="00D12988"/>
    <w:rsid w:val="00D129C1"/>
    <w:rsid w:val="00D129F2"/>
    <w:rsid w:val="00D12E34"/>
    <w:rsid w:val="00D1303C"/>
    <w:rsid w:val="00D13367"/>
    <w:rsid w:val="00D1369B"/>
    <w:rsid w:val="00D141B9"/>
    <w:rsid w:val="00D142CB"/>
    <w:rsid w:val="00D14779"/>
    <w:rsid w:val="00D1490C"/>
    <w:rsid w:val="00D14C14"/>
    <w:rsid w:val="00D14E5E"/>
    <w:rsid w:val="00D153DB"/>
    <w:rsid w:val="00D153E3"/>
    <w:rsid w:val="00D155A3"/>
    <w:rsid w:val="00D155B5"/>
    <w:rsid w:val="00D1562F"/>
    <w:rsid w:val="00D15B79"/>
    <w:rsid w:val="00D15BDE"/>
    <w:rsid w:val="00D15C83"/>
    <w:rsid w:val="00D15EDC"/>
    <w:rsid w:val="00D161CB"/>
    <w:rsid w:val="00D165CC"/>
    <w:rsid w:val="00D16847"/>
    <w:rsid w:val="00D16D43"/>
    <w:rsid w:val="00D16EEB"/>
    <w:rsid w:val="00D16FC0"/>
    <w:rsid w:val="00D1719E"/>
    <w:rsid w:val="00D1720B"/>
    <w:rsid w:val="00D1723B"/>
    <w:rsid w:val="00D175D6"/>
    <w:rsid w:val="00D175D8"/>
    <w:rsid w:val="00D17995"/>
    <w:rsid w:val="00D17FC9"/>
    <w:rsid w:val="00D20242"/>
    <w:rsid w:val="00D202F2"/>
    <w:rsid w:val="00D205A3"/>
    <w:rsid w:val="00D20725"/>
    <w:rsid w:val="00D207B2"/>
    <w:rsid w:val="00D20978"/>
    <w:rsid w:val="00D20BC4"/>
    <w:rsid w:val="00D20D8F"/>
    <w:rsid w:val="00D20FD9"/>
    <w:rsid w:val="00D21032"/>
    <w:rsid w:val="00D213F1"/>
    <w:rsid w:val="00D2176E"/>
    <w:rsid w:val="00D219FE"/>
    <w:rsid w:val="00D21A7A"/>
    <w:rsid w:val="00D21F86"/>
    <w:rsid w:val="00D221D0"/>
    <w:rsid w:val="00D22510"/>
    <w:rsid w:val="00D226AD"/>
    <w:rsid w:val="00D229BE"/>
    <w:rsid w:val="00D22AA4"/>
    <w:rsid w:val="00D22AC7"/>
    <w:rsid w:val="00D23646"/>
    <w:rsid w:val="00D2371F"/>
    <w:rsid w:val="00D2394A"/>
    <w:rsid w:val="00D23B45"/>
    <w:rsid w:val="00D23FC8"/>
    <w:rsid w:val="00D240E4"/>
    <w:rsid w:val="00D2422E"/>
    <w:rsid w:val="00D24D93"/>
    <w:rsid w:val="00D24DFB"/>
    <w:rsid w:val="00D24E4E"/>
    <w:rsid w:val="00D251D9"/>
    <w:rsid w:val="00D25342"/>
    <w:rsid w:val="00D25590"/>
    <w:rsid w:val="00D255E5"/>
    <w:rsid w:val="00D25817"/>
    <w:rsid w:val="00D25886"/>
    <w:rsid w:val="00D25C56"/>
    <w:rsid w:val="00D25F43"/>
    <w:rsid w:val="00D2608B"/>
    <w:rsid w:val="00D265CC"/>
    <w:rsid w:val="00D26A01"/>
    <w:rsid w:val="00D26B07"/>
    <w:rsid w:val="00D26EF5"/>
    <w:rsid w:val="00D270FB"/>
    <w:rsid w:val="00D27309"/>
    <w:rsid w:val="00D27405"/>
    <w:rsid w:val="00D27E9E"/>
    <w:rsid w:val="00D30159"/>
    <w:rsid w:val="00D3042B"/>
    <w:rsid w:val="00D30555"/>
    <w:rsid w:val="00D30CF1"/>
    <w:rsid w:val="00D30DC7"/>
    <w:rsid w:val="00D30F76"/>
    <w:rsid w:val="00D31314"/>
    <w:rsid w:val="00D31325"/>
    <w:rsid w:val="00D31B6C"/>
    <w:rsid w:val="00D31BD7"/>
    <w:rsid w:val="00D31C7A"/>
    <w:rsid w:val="00D323DE"/>
    <w:rsid w:val="00D32479"/>
    <w:rsid w:val="00D3278D"/>
    <w:rsid w:val="00D327C9"/>
    <w:rsid w:val="00D3290A"/>
    <w:rsid w:val="00D32ACF"/>
    <w:rsid w:val="00D32C09"/>
    <w:rsid w:val="00D332E5"/>
    <w:rsid w:val="00D33703"/>
    <w:rsid w:val="00D339D1"/>
    <w:rsid w:val="00D339DA"/>
    <w:rsid w:val="00D34791"/>
    <w:rsid w:val="00D34CB6"/>
    <w:rsid w:val="00D34F87"/>
    <w:rsid w:val="00D355D5"/>
    <w:rsid w:val="00D35890"/>
    <w:rsid w:val="00D35AB2"/>
    <w:rsid w:val="00D35C3E"/>
    <w:rsid w:val="00D35D3C"/>
    <w:rsid w:val="00D35DAD"/>
    <w:rsid w:val="00D35EE2"/>
    <w:rsid w:val="00D36941"/>
    <w:rsid w:val="00D36D50"/>
    <w:rsid w:val="00D36FF8"/>
    <w:rsid w:val="00D37017"/>
    <w:rsid w:val="00D37057"/>
    <w:rsid w:val="00D371F6"/>
    <w:rsid w:val="00D37680"/>
    <w:rsid w:val="00D378C5"/>
    <w:rsid w:val="00D37A78"/>
    <w:rsid w:val="00D37BB1"/>
    <w:rsid w:val="00D37C0F"/>
    <w:rsid w:val="00D37F9C"/>
    <w:rsid w:val="00D40212"/>
    <w:rsid w:val="00D40245"/>
    <w:rsid w:val="00D4046D"/>
    <w:rsid w:val="00D4087A"/>
    <w:rsid w:val="00D40D0C"/>
    <w:rsid w:val="00D411C0"/>
    <w:rsid w:val="00D41566"/>
    <w:rsid w:val="00D41674"/>
    <w:rsid w:val="00D417AF"/>
    <w:rsid w:val="00D41B2A"/>
    <w:rsid w:val="00D41B40"/>
    <w:rsid w:val="00D41E2F"/>
    <w:rsid w:val="00D427A0"/>
    <w:rsid w:val="00D42809"/>
    <w:rsid w:val="00D431CA"/>
    <w:rsid w:val="00D43BF8"/>
    <w:rsid w:val="00D43C22"/>
    <w:rsid w:val="00D443EB"/>
    <w:rsid w:val="00D44554"/>
    <w:rsid w:val="00D44561"/>
    <w:rsid w:val="00D44749"/>
    <w:rsid w:val="00D448AD"/>
    <w:rsid w:val="00D448C4"/>
    <w:rsid w:val="00D44B03"/>
    <w:rsid w:val="00D44CBD"/>
    <w:rsid w:val="00D44E6A"/>
    <w:rsid w:val="00D44E9D"/>
    <w:rsid w:val="00D45066"/>
    <w:rsid w:val="00D450BF"/>
    <w:rsid w:val="00D451E2"/>
    <w:rsid w:val="00D45266"/>
    <w:rsid w:val="00D454F8"/>
    <w:rsid w:val="00D454FF"/>
    <w:rsid w:val="00D4561D"/>
    <w:rsid w:val="00D458F6"/>
    <w:rsid w:val="00D45D98"/>
    <w:rsid w:val="00D460B6"/>
    <w:rsid w:val="00D464D0"/>
    <w:rsid w:val="00D46609"/>
    <w:rsid w:val="00D46B12"/>
    <w:rsid w:val="00D46C26"/>
    <w:rsid w:val="00D46DD8"/>
    <w:rsid w:val="00D4739E"/>
    <w:rsid w:val="00D474D7"/>
    <w:rsid w:val="00D4757C"/>
    <w:rsid w:val="00D47877"/>
    <w:rsid w:val="00D47966"/>
    <w:rsid w:val="00D47ACE"/>
    <w:rsid w:val="00D47B02"/>
    <w:rsid w:val="00D50442"/>
    <w:rsid w:val="00D50690"/>
    <w:rsid w:val="00D50A2D"/>
    <w:rsid w:val="00D50D92"/>
    <w:rsid w:val="00D50E32"/>
    <w:rsid w:val="00D5126F"/>
    <w:rsid w:val="00D5157C"/>
    <w:rsid w:val="00D519C3"/>
    <w:rsid w:val="00D51EDF"/>
    <w:rsid w:val="00D522ED"/>
    <w:rsid w:val="00D528CE"/>
    <w:rsid w:val="00D528E2"/>
    <w:rsid w:val="00D529BB"/>
    <w:rsid w:val="00D529F0"/>
    <w:rsid w:val="00D52C50"/>
    <w:rsid w:val="00D532CA"/>
    <w:rsid w:val="00D53659"/>
    <w:rsid w:val="00D53767"/>
    <w:rsid w:val="00D53895"/>
    <w:rsid w:val="00D53BAC"/>
    <w:rsid w:val="00D53C39"/>
    <w:rsid w:val="00D53CFF"/>
    <w:rsid w:val="00D53F7D"/>
    <w:rsid w:val="00D54188"/>
    <w:rsid w:val="00D54595"/>
    <w:rsid w:val="00D546F9"/>
    <w:rsid w:val="00D54A3A"/>
    <w:rsid w:val="00D54AAB"/>
    <w:rsid w:val="00D54CE5"/>
    <w:rsid w:val="00D551FF"/>
    <w:rsid w:val="00D552C1"/>
    <w:rsid w:val="00D55333"/>
    <w:rsid w:val="00D5547D"/>
    <w:rsid w:val="00D55EE7"/>
    <w:rsid w:val="00D55F41"/>
    <w:rsid w:val="00D5602D"/>
    <w:rsid w:val="00D56296"/>
    <w:rsid w:val="00D5632E"/>
    <w:rsid w:val="00D56555"/>
    <w:rsid w:val="00D56645"/>
    <w:rsid w:val="00D56A9D"/>
    <w:rsid w:val="00D56B95"/>
    <w:rsid w:val="00D56CEB"/>
    <w:rsid w:val="00D56E1A"/>
    <w:rsid w:val="00D574FF"/>
    <w:rsid w:val="00D57654"/>
    <w:rsid w:val="00D576A2"/>
    <w:rsid w:val="00D57765"/>
    <w:rsid w:val="00D57B28"/>
    <w:rsid w:val="00D57D5B"/>
    <w:rsid w:val="00D57DCA"/>
    <w:rsid w:val="00D57F72"/>
    <w:rsid w:val="00D57F8D"/>
    <w:rsid w:val="00D60220"/>
    <w:rsid w:val="00D602C2"/>
    <w:rsid w:val="00D605E6"/>
    <w:rsid w:val="00D607FF"/>
    <w:rsid w:val="00D6090E"/>
    <w:rsid w:val="00D60A46"/>
    <w:rsid w:val="00D60D62"/>
    <w:rsid w:val="00D611E3"/>
    <w:rsid w:val="00D613F9"/>
    <w:rsid w:val="00D6144B"/>
    <w:rsid w:val="00D61A7A"/>
    <w:rsid w:val="00D61B9B"/>
    <w:rsid w:val="00D62321"/>
    <w:rsid w:val="00D62A6E"/>
    <w:rsid w:val="00D62D18"/>
    <w:rsid w:val="00D632BE"/>
    <w:rsid w:val="00D63518"/>
    <w:rsid w:val="00D6369E"/>
    <w:rsid w:val="00D637FF"/>
    <w:rsid w:val="00D64019"/>
    <w:rsid w:val="00D641E9"/>
    <w:rsid w:val="00D6429B"/>
    <w:rsid w:val="00D6457E"/>
    <w:rsid w:val="00D64894"/>
    <w:rsid w:val="00D649E9"/>
    <w:rsid w:val="00D64C3D"/>
    <w:rsid w:val="00D65055"/>
    <w:rsid w:val="00D6516D"/>
    <w:rsid w:val="00D659A5"/>
    <w:rsid w:val="00D65A56"/>
    <w:rsid w:val="00D65C0F"/>
    <w:rsid w:val="00D6632B"/>
    <w:rsid w:val="00D6646F"/>
    <w:rsid w:val="00D6693F"/>
    <w:rsid w:val="00D66E0C"/>
    <w:rsid w:val="00D676D1"/>
    <w:rsid w:val="00D6797D"/>
    <w:rsid w:val="00D67B6F"/>
    <w:rsid w:val="00D7034B"/>
    <w:rsid w:val="00D7054C"/>
    <w:rsid w:val="00D7092F"/>
    <w:rsid w:val="00D70A05"/>
    <w:rsid w:val="00D70A9A"/>
    <w:rsid w:val="00D70C0F"/>
    <w:rsid w:val="00D71643"/>
    <w:rsid w:val="00D721CD"/>
    <w:rsid w:val="00D726EA"/>
    <w:rsid w:val="00D72D06"/>
    <w:rsid w:val="00D73531"/>
    <w:rsid w:val="00D7367D"/>
    <w:rsid w:val="00D7385E"/>
    <w:rsid w:val="00D73930"/>
    <w:rsid w:val="00D73972"/>
    <w:rsid w:val="00D73D08"/>
    <w:rsid w:val="00D73E37"/>
    <w:rsid w:val="00D73F10"/>
    <w:rsid w:val="00D73F47"/>
    <w:rsid w:val="00D74601"/>
    <w:rsid w:val="00D74A32"/>
    <w:rsid w:val="00D74B09"/>
    <w:rsid w:val="00D74BB1"/>
    <w:rsid w:val="00D74C00"/>
    <w:rsid w:val="00D7522C"/>
    <w:rsid w:val="00D7536F"/>
    <w:rsid w:val="00D75525"/>
    <w:rsid w:val="00D75840"/>
    <w:rsid w:val="00D7600D"/>
    <w:rsid w:val="00D7615F"/>
    <w:rsid w:val="00D7634A"/>
    <w:rsid w:val="00D76472"/>
    <w:rsid w:val="00D7665A"/>
    <w:rsid w:val="00D76668"/>
    <w:rsid w:val="00D76838"/>
    <w:rsid w:val="00D768B1"/>
    <w:rsid w:val="00D76DD2"/>
    <w:rsid w:val="00D773DE"/>
    <w:rsid w:val="00D774BC"/>
    <w:rsid w:val="00D776B9"/>
    <w:rsid w:val="00D77824"/>
    <w:rsid w:val="00D77934"/>
    <w:rsid w:val="00D7794D"/>
    <w:rsid w:val="00D77FAA"/>
    <w:rsid w:val="00D77FDE"/>
    <w:rsid w:val="00D800ED"/>
    <w:rsid w:val="00D8011B"/>
    <w:rsid w:val="00D8053B"/>
    <w:rsid w:val="00D807EA"/>
    <w:rsid w:val="00D809B5"/>
    <w:rsid w:val="00D80DA2"/>
    <w:rsid w:val="00D80E89"/>
    <w:rsid w:val="00D81158"/>
    <w:rsid w:val="00D811DE"/>
    <w:rsid w:val="00D8130A"/>
    <w:rsid w:val="00D816B5"/>
    <w:rsid w:val="00D81839"/>
    <w:rsid w:val="00D81845"/>
    <w:rsid w:val="00D81883"/>
    <w:rsid w:val="00D81927"/>
    <w:rsid w:val="00D8192B"/>
    <w:rsid w:val="00D81C96"/>
    <w:rsid w:val="00D81ED9"/>
    <w:rsid w:val="00D81EFB"/>
    <w:rsid w:val="00D81F53"/>
    <w:rsid w:val="00D825D8"/>
    <w:rsid w:val="00D82781"/>
    <w:rsid w:val="00D828A1"/>
    <w:rsid w:val="00D8294F"/>
    <w:rsid w:val="00D82DEE"/>
    <w:rsid w:val="00D82E5D"/>
    <w:rsid w:val="00D83043"/>
    <w:rsid w:val="00D833F3"/>
    <w:rsid w:val="00D8351A"/>
    <w:rsid w:val="00D8374B"/>
    <w:rsid w:val="00D8391B"/>
    <w:rsid w:val="00D83C22"/>
    <w:rsid w:val="00D83F17"/>
    <w:rsid w:val="00D843BB"/>
    <w:rsid w:val="00D84701"/>
    <w:rsid w:val="00D8478E"/>
    <w:rsid w:val="00D84986"/>
    <w:rsid w:val="00D8500D"/>
    <w:rsid w:val="00D85100"/>
    <w:rsid w:val="00D852CF"/>
    <w:rsid w:val="00D852F8"/>
    <w:rsid w:val="00D856CD"/>
    <w:rsid w:val="00D85D9D"/>
    <w:rsid w:val="00D85DAE"/>
    <w:rsid w:val="00D8607D"/>
    <w:rsid w:val="00D8624E"/>
    <w:rsid w:val="00D863FA"/>
    <w:rsid w:val="00D86479"/>
    <w:rsid w:val="00D86896"/>
    <w:rsid w:val="00D86FE3"/>
    <w:rsid w:val="00D870E1"/>
    <w:rsid w:val="00D870FE"/>
    <w:rsid w:val="00D8735F"/>
    <w:rsid w:val="00D87523"/>
    <w:rsid w:val="00D8776D"/>
    <w:rsid w:val="00D87A7B"/>
    <w:rsid w:val="00D87B14"/>
    <w:rsid w:val="00D900F0"/>
    <w:rsid w:val="00D9031D"/>
    <w:rsid w:val="00D903E0"/>
    <w:rsid w:val="00D903F2"/>
    <w:rsid w:val="00D90412"/>
    <w:rsid w:val="00D907D5"/>
    <w:rsid w:val="00D90991"/>
    <w:rsid w:val="00D909E3"/>
    <w:rsid w:val="00D90B51"/>
    <w:rsid w:val="00D90B78"/>
    <w:rsid w:val="00D90B7A"/>
    <w:rsid w:val="00D910E8"/>
    <w:rsid w:val="00D912DB"/>
    <w:rsid w:val="00D914F4"/>
    <w:rsid w:val="00D915DD"/>
    <w:rsid w:val="00D91727"/>
    <w:rsid w:val="00D92178"/>
    <w:rsid w:val="00D9219A"/>
    <w:rsid w:val="00D92216"/>
    <w:rsid w:val="00D9245D"/>
    <w:rsid w:val="00D932B8"/>
    <w:rsid w:val="00D93511"/>
    <w:rsid w:val="00D93547"/>
    <w:rsid w:val="00D9369D"/>
    <w:rsid w:val="00D944CC"/>
    <w:rsid w:val="00D94955"/>
    <w:rsid w:val="00D95420"/>
    <w:rsid w:val="00D955C5"/>
    <w:rsid w:val="00D95A37"/>
    <w:rsid w:val="00D95FEF"/>
    <w:rsid w:val="00D96049"/>
    <w:rsid w:val="00D961EC"/>
    <w:rsid w:val="00D96678"/>
    <w:rsid w:val="00D96843"/>
    <w:rsid w:val="00D9686C"/>
    <w:rsid w:val="00D96EB6"/>
    <w:rsid w:val="00D96EDB"/>
    <w:rsid w:val="00D9776F"/>
    <w:rsid w:val="00D978F7"/>
    <w:rsid w:val="00DA0534"/>
    <w:rsid w:val="00DA0B31"/>
    <w:rsid w:val="00DA0E36"/>
    <w:rsid w:val="00DA0FDD"/>
    <w:rsid w:val="00DA1480"/>
    <w:rsid w:val="00DA187D"/>
    <w:rsid w:val="00DA2333"/>
    <w:rsid w:val="00DA2464"/>
    <w:rsid w:val="00DA27FD"/>
    <w:rsid w:val="00DA2B8D"/>
    <w:rsid w:val="00DA30CE"/>
    <w:rsid w:val="00DA3168"/>
    <w:rsid w:val="00DA3416"/>
    <w:rsid w:val="00DA341E"/>
    <w:rsid w:val="00DA3656"/>
    <w:rsid w:val="00DA37F1"/>
    <w:rsid w:val="00DA3B3A"/>
    <w:rsid w:val="00DA4052"/>
    <w:rsid w:val="00DA44EA"/>
    <w:rsid w:val="00DA45FB"/>
    <w:rsid w:val="00DA4678"/>
    <w:rsid w:val="00DA47F6"/>
    <w:rsid w:val="00DA4BB4"/>
    <w:rsid w:val="00DA4F87"/>
    <w:rsid w:val="00DA5321"/>
    <w:rsid w:val="00DA5544"/>
    <w:rsid w:val="00DA5670"/>
    <w:rsid w:val="00DA59BE"/>
    <w:rsid w:val="00DA5C32"/>
    <w:rsid w:val="00DA5F9B"/>
    <w:rsid w:val="00DA661E"/>
    <w:rsid w:val="00DA6AC5"/>
    <w:rsid w:val="00DA6B00"/>
    <w:rsid w:val="00DA70AB"/>
    <w:rsid w:val="00DA791E"/>
    <w:rsid w:val="00DA7B49"/>
    <w:rsid w:val="00DA7C6B"/>
    <w:rsid w:val="00DA7D01"/>
    <w:rsid w:val="00DA7FE5"/>
    <w:rsid w:val="00DB02CF"/>
    <w:rsid w:val="00DB04B3"/>
    <w:rsid w:val="00DB095E"/>
    <w:rsid w:val="00DB0E74"/>
    <w:rsid w:val="00DB0E97"/>
    <w:rsid w:val="00DB0FD8"/>
    <w:rsid w:val="00DB1568"/>
    <w:rsid w:val="00DB1CC4"/>
    <w:rsid w:val="00DB244B"/>
    <w:rsid w:val="00DB2908"/>
    <w:rsid w:val="00DB2D2B"/>
    <w:rsid w:val="00DB309D"/>
    <w:rsid w:val="00DB3134"/>
    <w:rsid w:val="00DB3240"/>
    <w:rsid w:val="00DB346A"/>
    <w:rsid w:val="00DB37AA"/>
    <w:rsid w:val="00DB3AB9"/>
    <w:rsid w:val="00DB3D0F"/>
    <w:rsid w:val="00DB3D9B"/>
    <w:rsid w:val="00DB450E"/>
    <w:rsid w:val="00DB4553"/>
    <w:rsid w:val="00DB4645"/>
    <w:rsid w:val="00DB4662"/>
    <w:rsid w:val="00DB4AAE"/>
    <w:rsid w:val="00DB4D7A"/>
    <w:rsid w:val="00DB53E4"/>
    <w:rsid w:val="00DB5C12"/>
    <w:rsid w:val="00DB5D85"/>
    <w:rsid w:val="00DB66F2"/>
    <w:rsid w:val="00DB6936"/>
    <w:rsid w:val="00DB6DD8"/>
    <w:rsid w:val="00DB71C5"/>
    <w:rsid w:val="00DB72AC"/>
    <w:rsid w:val="00DB75D8"/>
    <w:rsid w:val="00DB7A0D"/>
    <w:rsid w:val="00DC009E"/>
    <w:rsid w:val="00DC015A"/>
    <w:rsid w:val="00DC0341"/>
    <w:rsid w:val="00DC04F9"/>
    <w:rsid w:val="00DC06E7"/>
    <w:rsid w:val="00DC0A0B"/>
    <w:rsid w:val="00DC0F18"/>
    <w:rsid w:val="00DC1458"/>
    <w:rsid w:val="00DC17E1"/>
    <w:rsid w:val="00DC1B99"/>
    <w:rsid w:val="00DC1D5C"/>
    <w:rsid w:val="00DC2124"/>
    <w:rsid w:val="00DC226B"/>
    <w:rsid w:val="00DC22FC"/>
    <w:rsid w:val="00DC24AF"/>
    <w:rsid w:val="00DC2698"/>
    <w:rsid w:val="00DC274F"/>
    <w:rsid w:val="00DC2AE0"/>
    <w:rsid w:val="00DC2B6E"/>
    <w:rsid w:val="00DC2C47"/>
    <w:rsid w:val="00DC2F58"/>
    <w:rsid w:val="00DC38CF"/>
    <w:rsid w:val="00DC3AC6"/>
    <w:rsid w:val="00DC3D53"/>
    <w:rsid w:val="00DC41EC"/>
    <w:rsid w:val="00DC46E7"/>
    <w:rsid w:val="00DC4730"/>
    <w:rsid w:val="00DC4B21"/>
    <w:rsid w:val="00DC5147"/>
    <w:rsid w:val="00DC5257"/>
    <w:rsid w:val="00DC5535"/>
    <w:rsid w:val="00DC556F"/>
    <w:rsid w:val="00DC5783"/>
    <w:rsid w:val="00DC5A7B"/>
    <w:rsid w:val="00DC5C5C"/>
    <w:rsid w:val="00DC5C79"/>
    <w:rsid w:val="00DC6033"/>
    <w:rsid w:val="00DC60B4"/>
    <w:rsid w:val="00DC60F1"/>
    <w:rsid w:val="00DC61A0"/>
    <w:rsid w:val="00DC61BB"/>
    <w:rsid w:val="00DC62D7"/>
    <w:rsid w:val="00DC68BA"/>
    <w:rsid w:val="00DC6D1C"/>
    <w:rsid w:val="00DC6D28"/>
    <w:rsid w:val="00DC6DDC"/>
    <w:rsid w:val="00DC6FF3"/>
    <w:rsid w:val="00DC7139"/>
    <w:rsid w:val="00DC7228"/>
    <w:rsid w:val="00DC7289"/>
    <w:rsid w:val="00DC7C04"/>
    <w:rsid w:val="00DC7E5B"/>
    <w:rsid w:val="00DC7ED7"/>
    <w:rsid w:val="00DD01DE"/>
    <w:rsid w:val="00DD08E7"/>
    <w:rsid w:val="00DD0C1C"/>
    <w:rsid w:val="00DD14F4"/>
    <w:rsid w:val="00DD1664"/>
    <w:rsid w:val="00DD1A1C"/>
    <w:rsid w:val="00DD1D84"/>
    <w:rsid w:val="00DD2158"/>
    <w:rsid w:val="00DD21ED"/>
    <w:rsid w:val="00DD224E"/>
    <w:rsid w:val="00DD2345"/>
    <w:rsid w:val="00DD238A"/>
    <w:rsid w:val="00DD24F7"/>
    <w:rsid w:val="00DD2B29"/>
    <w:rsid w:val="00DD322E"/>
    <w:rsid w:val="00DD32D2"/>
    <w:rsid w:val="00DD340A"/>
    <w:rsid w:val="00DD3530"/>
    <w:rsid w:val="00DD3603"/>
    <w:rsid w:val="00DD3BCA"/>
    <w:rsid w:val="00DD3D20"/>
    <w:rsid w:val="00DD3E4E"/>
    <w:rsid w:val="00DD4123"/>
    <w:rsid w:val="00DD435E"/>
    <w:rsid w:val="00DD43EC"/>
    <w:rsid w:val="00DD4555"/>
    <w:rsid w:val="00DD4793"/>
    <w:rsid w:val="00DD4CFC"/>
    <w:rsid w:val="00DD55F3"/>
    <w:rsid w:val="00DD57CF"/>
    <w:rsid w:val="00DD588B"/>
    <w:rsid w:val="00DD5A6A"/>
    <w:rsid w:val="00DD5AB9"/>
    <w:rsid w:val="00DD5CA9"/>
    <w:rsid w:val="00DD6878"/>
    <w:rsid w:val="00DD6BD6"/>
    <w:rsid w:val="00DD72C2"/>
    <w:rsid w:val="00DD76C6"/>
    <w:rsid w:val="00DD776B"/>
    <w:rsid w:val="00DD79CA"/>
    <w:rsid w:val="00DD7EF3"/>
    <w:rsid w:val="00DE018E"/>
    <w:rsid w:val="00DE01C5"/>
    <w:rsid w:val="00DE0308"/>
    <w:rsid w:val="00DE0354"/>
    <w:rsid w:val="00DE05B6"/>
    <w:rsid w:val="00DE079A"/>
    <w:rsid w:val="00DE0927"/>
    <w:rsid w:val="00DE0DCA"/>
    <w:rsid w:val="00DE10EE"/>
    <w:rsid w:val="00DE129E"/>
    <w:rsid w:val="00DE14B4"/>
    <w:rsid w:val="00DE16EF"/>
    <w:rsid w:val="00DE1793"/>
    <w:rsid w:val="00DE1969"/>
    <w:rsid w:val="00DE1B59"/>
    <w:rsid w:val="00DE20F4"/>
    <w:rsid w:val="00DE2139"/>
    <w:rsid w:val="00DE214C"/>
    <w:rsid w:val="00DE21CA"/>
    <w:rsid w:val="00DE2481"/>
    <w:rsid w:val="00DE31F2"/>
    <w:rsid w:val="00DE3366"/>
    <w:rsid w:val="00DE3680"/>
    <w:rsid w:val="00DE38EA"/>
    <w:rsid w:val="00DE3D14"/>
    <w:rsid w:val="00DE4429"/>
    <w:rsid w:val="00DE4B74"/>
    <w:rsid w:val="00DE4E2C"/>
    <w:rsid w:val="00DE521A"/>
    <w:rsid w:val="00DE528A"/>
    <w:rsid w:val="00DE5477"/>
    <w:rsid w:val="00DE570B"/>
    <w:rsid w:val="00DE669D"/>
    <w:rsid w:val="00DE6968"/>
    <w:rsid w:val="00DE6D5E"/>
    <w:rsid w:val="00DE6D85"/>
    <w:rsid w:val="00DE6EEA"/>
    <w:rsid w:val="00DE6F1D"/>
    <w:rsid w:val="00DE73DC"/>
    <w:rsid w:val="00DE74EC"/>
    <w:rsid w:val="00DE77EA"/>
    <w:rsid w:val="00DE7F99"/>
    <w:rsid w:val="00DF0431"/>
    <w:rsid w:val="00DF07E2"/>
    <w:rsid w:val="00DF07F2"/>
    <w:rsid w:val="00DF0E7E"/>
    <w:rsid w:val="00DF14A9"/>
    <w:rsid w:val="00DF193F"/>
    <w:rsid w:val="00DF1A6A"/>
    <w:rsid w:val="00DF1DBA"/>
    <w:rsid w:val="00DF22EB"/>
    <w:rsid w:val="00DF259D"/>
    <w:rsid w:val="00DF26CA"/>
    <w:rsid w:val="00DF2A8F"/>
    <w:rsid w:val="00DF34C2"/>
    <w:rsid w:val="00DF3634"/>
    <w:rsid w:val="00DF3676"/>
    <w:rsid w:val="00DF38D7"/>
    <w:rsid w:val="00DF3B30"/>
    <w:rsid w:val="00DF3F26"/>
    <w:rsid w:val="00DF40DA"/>
    <w:rsid w:val="00DF4214"/>
    <w:rsid w:val="00DF4788"/>
    <w:rsid w:val="00DF48A9"/>
    <w:rsid w:val="00DF4C37"/>
    <w:rsid w:val="00DF4C7C"/>
    <w:rsid w:val="00DF4D33"/>
    <w:rsid w:val="00DF4D9D"/>
    <w:rsid w:val="00DF4F9C"/>
    <w:rsid w:val="00DF5497"/>
    <w:rsid w:val="00DF5642"/>
    <w:rsid w:val="00DF570F"/>
    <w:rsid w:val="00DF5DE5"/>
    <w:rsid w:val="00DF5FDF"/>
    <w:rsid w:val="00DF64AC"/>
    <w:rsid w:val="00DF64B3"/>
    <w:rsid w:val="00DF69A9"/>
    <w:rsid w:val="00DF6BD0"/>
    <w:rsid w:val="00DF6C93"/>
    <w:rsid w:val="00DF6EF8"/>
    <w:rsid w:val="00DF6FD1"/>
    <w:rsid w:val="00DF6FFF"/>
    <w:rsid w:val="00DF7153"/>
    <w:rsid w:val="00DF79C3"/>
    <w:rsid w:val="00DF7DE9"/>
    <w:rsid w:val="00E0026A"/>
    <w:rsid w:val="00E00507"/>
    <w:rsid w:val="00E00ED1"/>
    <w:rsid w:val="00E01051"/>
    <w:rsid w:val="00E0147C"/>
    <w:rsid w:val="00E014D8"/>
    <w:rsid w:val="00E0153E"/>
    <w:rsid w:val="00E0180B"/>
    <w:rsid w:val="00E01B4F"/>
    <w:rsid w:val="00E01CD7"/>
    <w:rsid w:val="00E01D0A"/>
    <w:rsid w:val="00E01D78"/>
    <w:rsid w:val="00E01E65"/>
    <w:rsid w:val="00E02044"/>
    <w:rsid w:val="00E0208E"/>
    <w:rsid w:val="00E027AD"/>
    <w:rsid w:val="00E027D1"/>
    <w:rsid w:val="00E02E2F"/>
    <w:rsid w:val="00E03189"/>
    <w:rsid w:val="00E033A7"/>
    <w:rsid w:val="00E036D1"/>
    <w:rsid w:val="00E03837"/>
    <w:rsid w:val="00E03A5B"/>
    <w:rsid w:val="00E03B82"/>
    <w:rsid w:val="00E03E4F"/>
    <w:rsid w:val="00E03F33"/>
    <w:rsid w:val="00E03F55"/>
    <w:rsid w:val="00E04979"/>
    <w:rsid w:val="00E04DE2"/>
    <w:rsid w:val="00E052A2"/>
    <w:rsid w:val="00E05871"/>
    <w:rsid w:val="00E05C13"/>
    <w:rsid w:val="00E05C85"/>
    <w:rsid w:val="00E06008"/>
    <w:rsid w:val="00E06010"/>
    <w:rsid w:val="00E06326"/>
    <w:rsid w:val="00E06339"/>
    <w:rsid w:val="00E064B8"/>
    <w:rsid w:val="00E064D8"/>
    <w:rsid w:val="00E068E5"/>
    <w:rsid w:val="00E06A4A"/>
    <w:rsid w:val="00E06C8E"/>
    <w:rsid w:val="00E06F8F"/>
    <w:rsid w:val="00E0720D"/>
    <w:rsid w:val="00E072EC"/>
    <w:rsid w:val="00E07383"/>
    <w:rsid w:val="00E07444"/>
    <w:rsid w:val="00E0751D"/>
    <w:rsid w:val="00E07CAC"/>
    <w:rsid w:val="00E07E1F"/>
    <w:rsid w:val="00E101FF"/>
    <w:rsid w:val="00E105A2"/>
    <w:rsid w:val="00E10799"/>
    <w:rsid w:val="00E109C7"/>
    <w:rsid w:val="00E10EA6"/>
    <w:rsid w:val="00E1107B"/>
    <w:rsid w:val="00E1108D"/>
    <w:rsid w:val="00E11860"/>
    <w:rsid w:val="00E11B64"/>
    <w:rsid w:val="00E11B73"/>
    <w:rsid w:val="00E11C8A"/>
    <w:rsid w:val="00E1211F"/>
    <w:rsid w:val="00E1219B"/>
    <w:rsid w:val="00E12650"/>
    <w:rsid w:val="00E12872"/>
    <w:rsid w:val="00E133CB"/>
    <w:rsid w:val="00E1377B"/>
    <w:rsid w:val="00E1381D"/>
    <w:rsid w:val="00E139B5"/>
    <w:rsid w:val="00E13AAA"/>
    <w:rsid w:val="00E13DAF"/>
    <w:rsid w:val="00E13F01"/>
    <w:rsid w:val="00E1413F"/>
    <w:rsid w:val="00E14715"/>
    <w:rsid w:val="00E14A78"/>
    <w:rsid w:val="00E14BC9"/>
    <w:rsid w:val="00E155E1"/>
    <w:rsid w:val="00E15837"/>
    <w:rsid w:val="00E15C7F"/>
    <w:rsid w:val="00E15CF0"/>
    <w:rsid w:val="00E160C8"/>
    <w:rsid w:val="00E16279"/>
    <w:rsid w:val="00E16523"/>
    <w:rsid w:val="00E16525"/>
    <w:rsid w:val="00E165BC"/>
    <w:rsid w:val="00E16879"/>
    <w:rsid w:val="00E16FF9"/>
    <w:rsid w:val="00E1733A"/>
    <w:rsid w:val="00E17513"/>
    <w:rsid w:val="00E17825"/>
    <w:rsid w:val="00E17A0A"/>
    <w:rsid w:val="00E17B1B"/>
    <w:rsid w:val="00E17BE8"/>
    <w:rsid w:val="00E202AB"/>
    <w:rsid w:val="00E203DF"/>
    <w:rsid w:val="00E2064E"/>
    <w:rsid w:val="00E2087D"/>
    <w:rsid w:val="00E20AB3"/>
    <w:rsid w:val="00E20BCC"/>
    <w:rsid w:val="00E20BCD"/>
    <w:rsid w:val="00E20C32"/>
    <w:rsid w:val="00E20D3B"/>
    <w:rsid w:val="00E20DBE"/>
    <w:rsid w:val="00E20EAF"/>
    <w:rsid w:val="00E210E3"/>
    <w:rsid w:val="00E21166"/>
    <w:rsid w:val="00E217EE"/>
    <w:rsid w:val="00E21B81"/>
    <w:rsid w:val="00E21F0B"/>
    <w:rsid w:val="00E22108"/>
    <w:rsid w:val="00E221D5"/>
    <w:rsid w:val="00E22424"/>
    <w:rsid w:val="00E22708"/>
    <w:rsid w:val="00E22839"/>
    <w:rsid w:val="00E232C7"/>
    <w:rsid w:val="00E23475"/>
    <w:rsid w:val="00E235C4"/>
    <w:rsid w:val="00E23A94"/>
    <w:rsid w:val="00E23CF2"/>
    <w:rsid w:val="00E23DBE"/>
    <w:rsid w:val="00E2411E"/>
    <w:rsid w:val="00E242F7"/>
    <w:rsid w:val="00E24355"/>
    <w:rsid w:val="00E247C1"/>
    <w:rsid w:val="00E256DC"/>
    <w:rsid w:val="00E257D1"/>
    <w:rsid w:val="00E258A2"/>
    <w:rsid w:val="00E258C2"/>
    <w:rsid w:val="00E25AC5"/>
    <w:rsid w:val="00E25DE7"/>
    <w:rsid w:val="00E26361"/>
    <w:rsid w:val="00E26508"/>
    <w:rsid w:val="00E2680E"/>
    <w:rsid w:val="00E26C08"/>
    <w:rsid w:val="00E26DC1"/>
    <w:rsid w:val="00E27017"/>
    <w:rsid w:val="00E2714D"/>
    <w:rsid w:val="00E27285"/>
    <w:rsid w:val="00E2755F"/>
    <w:rsid w:val="00E27629"/>
    <w:rsid w:val="00E279D1"/>
    <w:rsid w:val="00E27C04"/>
    <w:rsid w:val="00E27D16"/>
    <w:rsid w:val="00E27DD3"/>
    <w:rsid w:val="00E27E7C"/>
    <w:rsid w:val="00E301C5"/>
    <w:rsid w:val="00E3024F"/>
    <w:rsid w:val="00E3052E"/>
    <w:rsid w:val="00E3073C"/>
    <w:rsid w:val="00E30CAD"/>
    <w:rsid w:val="00E30CD6"/>
    <w:rsid w:val="00E3137E"/>
    <w:rsid w:val="00E31730"/>
    <w:rsid w:val="00E318DF"/>
    <w:rsid w:val="00E31A41"/>
    <w:rsid w:val="00E31A45"/>
    <w:rsid w:val="00E31E87"/>
    <w:rsid w:val="00E3223A"/>
    <w:rsid w:val="00E32338"/>
    <w:rsid w:val="00E32584"/>
    <w:rsid w:val="00E32BE8"/>
    <w:rsid w:val="00E32C3A"/>
    <w:rsid w:val="00E3336C"/>
    <w:rsid w:val="00E33426"/>
    <w:rsid w:val="00E33532"/>
    <w:rsid w:val="00E33DAA"/>
    <w:rsid w:val="00E340B4"/>
    <w:rsid w:val="00E34207"/>
    <w:rsid w:val="00E3448C"/>
    <w:rsid w:val="00E344C7"/>
    <w:rsid w:val="00E34B0E"/>
    <w:rsid w:val="00E34C0A"/>
    <w:rsid w:val="00E34C3C"/>
    <w:rsid w:val="00E34C93"/>
    <w:rsid w:val="00E34D3C"/>
    <w:rsid w:val="00E3527A"/>
    <w:rsid w:val="00E3556C"/>
    <w:rsid w:val="00E3569B"/>
    <w:rsid w:val="00E35802"/>
    <w:rsid w:val="00E35B43"/>
    <w:rsid w:val="00E35F41"/>
    <w:rsid w:val="00E363CE"/>
    <w:rsid w:val="00E36402"/>
    <w:rsid w:val="00E3646D"/>
    <w:rsid w:val="00E3648A"/>
    <w:rsid w:val="00E36690"/>
    <w:rsid w:val="00E36721"/>
    <w:rsid w:val="00E36977"/>
    <w:rsid w:val="00E369DE"/>
    <w:rsid w:val="00E36A43"/>
    <w:rsid w:val="00E36FF5"/>
    <w:rsid w:val="00E37181"/>
    <w:rsid w:val="00E377CC"/>
    <w:rsid w:val="00E377F2"/>
    <w:rsid w:val="00E379A4"/>
    <w:rsid w:val="00E379BD"/>
    <w:rsid w:val="00E37B29"/>
    <w:rsid w:val="00E37CEA"/>
    <w:rsid w:val="00E40226"/>
    <w:rsid w:val="00E40277"/>
    <w:rsid w:val="00E408F6"/>
    <w:rsid w:val="00E40DB8"/>
    <w:rsid w:val="00E4104D"/>
    <w:rsid w:val="00E411CC"/>
    <w:rsid w:val="00E41C00"/>
    <w:rsid w:val="00E41DD9"/>
    <w:rsid w:val="00E422DD"/>
    <w:rsid w:val="00E424BD"/>
    <w:rsid w:val="00E426E3"/>
    <w:rsid w:val="00E42739"/>
    <w:rsid w:val="00E429ED"/>
    <w:rsid w:val="00E42BAF"/>
    <w:rsid w:val="00E42C7C"/>
    <w:rsid w:val="00E4394F"/>
    <w:rsid w:val="00E441C3"/>
    <w:rsid w:val="00E444BF"/>
    <w:rsid w:val="00E44719"/>
    <w:rsid w:val="00E447EC"/>
    <w:rsid w:val="00E44928"/>
    <w:rsid w:val="00E45045"/>
    <w:rsid w:val="00E4571B"/>
    <w:rsid w:val="00E45795"/>
    <w:rsid w:val="00E45959"/>
    <w:rsid w:val="00E45EB8"/>
    <w:rsid w:val="00E46361"/>
    <w:rsid w:val="00E467AF"/>
    <w:rsid w:val="00E47362"/>
    <w:rsid w:val="00E47658"/>
    <w:rsid w:val="00E4779D"/>
    <w:rsid w:val="00E47A81"/>
    <w:rsid w:val="00E47EBE"/>
    <w:rsid w:val="00E50537"/>
    <w:rsid w:val="00E50F94"/>
    <w:rsid w:val="00E5188B"/>
    <w:rsid w:val="00E51DF7"/>
    <w:rsid w:val="00E52198"/>
    <w:rsid w:val="00E52258"/>
    <w:rsid w:val="00E52A2F"/>
    <w:rsid w:val="00E531D3"/>
    <w:rsid w:val="00E53558"/>
    <w:rsid w:val="00E537FB"/>
    <w:rsid w:val="00E53A28"/>
    <w:rsid w:val="00E53B4A"/>
    <w:rsid w:val="00E53CDD"/>
    <w:rsid w:val="00E53ECD"/>
    <w:rsid w:val="00E53F45"/>
    <w:rsid w:val="00E542EF"/>
    <w:rsid w:val="00E544B8"/>
    <w:rsid w:val="00E54549"/>
    <w:rsid w:val="00E54756"/>
    <w:rsid w:val="00E54960"/>
    <w:rsid w:val="00E54A1F"/>
    <w:rsid w:val="00E54A46"/>
    <w:rsid w:val="00E54CA6"/>
    <w:rsid w:val="00E54EE8"/>
    <w:rsid w:val="00E5572E"/>
    <w:rsid w:val="00E5586F"/>
    <w:rsid w:val="00E55BEE"/>
    <w:rsid w:val="00E55D4E"/>
    <w:rsid w:val="00E56455"/>
    <w:rsid w:val="00E56590"/>
    <w:rsid w:val="00E56903"/>
    <w:rsid w:val="00E56AE1"/>
    <w:rsid w:val="00E56B62"/>
    <w:rsid w:val="00E56BD4"/>
    <w:rsid w:val="00E56BFB"/>
    <w:rsid w:val="00E57039"/>
    <w:rsid w:val="00E57250"/>
    <w:rsid w:val="00E5748E"/>
    <w:rsid w:val="00E57570"/>
    <w:rsid w:val="00E57AFB"/>
    <w:rsid w:val="00E57F3C"/>
    <w:rsid w:val="00E601D5"/>
    <w:rsid w:val="00E6055C"/>
    <w:rsid w:val="00E60674"/>
    <w:rsid w:val="00E60962"/>
    <w:rsid w:val="00E60C45"/>
    <w:rsid w:val="00E60D19"/>
    <w:rsid w:val="00E60EB3"/>
    <w:rsid w:val="00E61419"/>
    <w:rsid w:val="00E61570"/>
    <w:rsid w:val="00E616C8"/>
    <w:rsid w:val="00E61935"/>
    <w:rsid w:val="00E61BBF"/>
    <w:rsid w:val="00E61C30"/>
    <w:rsid w:val="00E61E12"/>
    <w:rsid w:val="00E62333"/>
    <w:rsid w:val="00E62385"/>
    <w:rsid w:val="00E627EB"/>
    <w:rsid w:val="00E6282D"/>
    <w:rsid w:val="00E62C03"/>
    <w:rsid w:val="00E62D6C"/>
    <w:rsid w:val="00E63245"/>
    <w:rsid w:val="00E634BA"/>
    <w:rsid w:val="00E63971"/>
    <w:rsid w:val="00E63B4C"/>
    <w:rsid w:val="00E63ECF"/>
    <w:rsid w:val="00E63FB1"/>
    <w:rsid w:val="00E64685"/>
    <w:rsid w:val="00E64753"/>
    <w:rsid w:val="00E64854"/>
    <w:rsid w:val="00E6489D"/>
    <w:rsid w:val="00E64B6B"/>
    <w:rsid w:val="00E651B4"/>
    <w:rsid w:val="00E651C6"/>
    <w:rsid w:val="00E65230"/>
    <w:rsid w:val="00E652FA"/>
    <w:rsid w:val="00E653D0"/>
    <w:rsid w:val="00E654CB"/>
    <w:rsid w:val="00E65598"/>
    <w:rsid w:val="00E659ED"/>
    <w:rsid w:val="00E659F0"/>
    <w:rsid w:val="00E65B74"/>
    <w:rsid w:val="00E65D37"/>
    <w:rsid w:val="00E65E33"/>
    <w:rsid w:val="00E65ECC"/>
    <w:rsid w:val="00E66445"/>
    <w:rsid w:val="00E66495"/>
    <w:rsid w:val="00E668E7"/>
    <w:rsid w:val="00E6712F"/>
    <w:rsid w:val="00E674AA"/>
    <w:rsid w:val="00E678F6"/>
    <w:rsid w:val="00E67FFB"/>
    <w:rsid w:val="00E701B9"/>
    <w:rsid w:val="00E702B2"/>
    <w:rsid w:val="00E706E0"/>
    <w:rsid w:val="00E70BFB"/>
    <w:rsid w:val="00E715A1"/>
    <w:rsid w:val="00E717D2"/>
    <w:rsid w:val="00E71A98"/>
    <w:rsid w:val="00E71D39"/>
    <w:rsid w:val="00E720E1"/>
    <w:rsid w:val="00E722EE"/>
    <w:rsid w:val="00E72464"/>
    <w:rsid w:val="00E7253C"/>
    <w:rsid w:val="00E725F3"/>
    <w:rsid w:val="00E72E6C"/>
    <w:rsid w:val="00E7300F"/>
    <w:rsid w:val="00E73108"/>
    <w:rsid w:val="00E73281"/>
    <w:rsid w:val="00E734D6"/>
    <w:rsid w:val="00E7386C"/>
    <w:rsid w:val="00E73A4E"/>
    <w:rsid w:val="00E73EA0"/>
    <w:rsid w:val="00E7407E"/>
    <w:rsid w:val="00E742B0"/>
    <w:rsid w:val="00E742F4"/>
    <w:rsid w:val="00E74794"/>
    <w:rsid w:val="00E74BF0"/>
    <w:rsid w:val="00E74FD0"/>
    <w:rsid w:val="00E7512A"/>
    <w:rsid w:val="00E758D3"/>
    <w:rsid w:val="00E7596C"/>
    <w:rsid w:val="00E75BCB"/>
    <w:rsid w:val="00E7607C"/>
    <w:rsid w:val="00E76101"/>
    <w:rsid w:val="00E76758"/>
    <w:rsid w:val="00E76870"/>
    <w:rsid w:val="00E76BFB"/>
    <w:rsid w:val="00E76C9C"/>
    <w:rsid w:val="00E76E41"/>
    <w:rsid w:val="00E76ECA"/>
    <w:rsid w:val="00E76F02"/>
    <w:rsid w:val="00E770A9"/>
    <w:rsid w:val="00E7711D"/>
    <w:rsid w:val="00E80022"/>
    <w:rsid w:val="00E8016C"/>
    <w:rsid w:val="00E8017D"/>
    <w:rsid w:val="00E8031E"/>
    <w:rsid w:val="00E80D04"/>
    <w:rsid w:val="00E80D27"/>
    <w:rsid w:val="00E80EA6"/>
    <w:rsid w:val="00E815B0"/>
    <w:rsid w:val="00E81BFD"/>
    <w:rsid w:val="00E81E8F"/>
    <w:rsid w:val="00E81ECC"/>
    <w:rsid w:val="00E81FF0"/>
    <w:rsid w:val="00E82240"/>
    <w:rsid w:val="00E82346"/>
    <w:rsid w:val="00E82645"/>
    <w:rsid w:val="00E826AE"/>
    <w:rsid w:val="00E82C99"/>
    <w:rsid w:val="00E82FFF"/>
    <w:rsid w:val="00E83005"/>
    <w:rsid w:val="00E8321E"/>
    <w:rsid w:val="00E83456"/>
    <w:rsid w:val="00E836D7"/>
    <w:rsid w:val="00E83B48"/>
    <w:rsid w:val="00E84178"/>
    <w:rsid w:val="00E84A40"/>
    <w:rsid w:val="00E84B47"/>
    <w:rsid w:val="00E84C0F"/>
    <w:rsid w:val="00E855FE"/>
    <w:rsid w:val="00E859C8"/>
    <w:rsid w:val="00E85A0D"/>
    <w:rsid w:val="00E85A4B"/>
    <w:rsid w:val="00E85A80"/>
    <w:rsid w:val="00E85A8C"/>
    <w:rsid w:val="00E85BBF"/>
    <w:rsid w:val="00E85CB1"/>
    <w:rsid w:val="00E85DB8"/>
    <w:rsid w:val="00E85E2B"/>
    <w:rsid w:val="00E85E88"/>
    <w:rsid w:val="00E85ED0"/>
    <w:rsid w:val="00E8673A"/>
    <w:rsid w:val="00E86BE7"/>
    <w:rsid w:val="00E86C16"/>
    <w:rsid w:val="00E86E1A"/>
    <w:rsid w:val="00E86E24"/>
    <w:rsid w:val="00E86F03"/>
    <w:rsid w:val="00E86FFF"/>
    <w:rsid w:val="00E870EA"/>
    <w:rsid w:val="00E8728C"/>
    <w:rsid w:val="00E87575"/>
    <w:rsid w:val="00E877D1"/>
    <w:rsid w:val="00E878F2"/>
    <w:rsid w:val="00E87B66"/>
    <w:rsid w:val="00E905C0"/>
    <w:rsid w:val="00E9089B"/>
    <w:rsid w:val="00E90F87"/>
    <w:rsid w:val="00E90FDC"/>
    <w:rsid w:val="00E91167"/>
    <w:rsid w:val="00E913BF"/>
    <w:rsid w:val="00E915FA"/>
    <w:rsid w:val="00E91704"/>
    <w:rsid w:val="00E919BA"/>
    <w:rsid w:val="00E91A13"/>
    <w:rsid w:val="00E91C57"/>
    <w:rsid w:val="00E91D5C"/>
    <w:rsid w:val="00E91F6E"/>
    <w:rsid w:val="00E9250B"/>
    <w:rsid w:val="00E9285A"/>
    <w:rsid w:val="00E929EC"/>
    <w:rsid w:val="00E92AF2"/>
    <w:rsid w:val="00E92BC6"/>
    <w:rsid w:val="00E92F69"/>
    <w:rsid w:val="00E9311A"/>
    <w:rsid w:val="00E933DE"/>
    <w:rsid w:val="00E934FD"/>
    <w:rsid w:val="00E9376B"/>
    <w:rsid w:val="00E93904"/>
    <w:rsid w:val="00E93B90"/>
    <w:rsid w:val="00E93CBE"/>
    <w:rsid w:val="00E93E91"/>
    <w:rsid w:val="00E94397"/>
    <w:rsid w:val="00E9498C"/>
    <w:rsid w:val="00E94A2C"/>
    <w:rsid w:val="00E94A57"/>
    <w:rsid w:val="00E94FFD"/>
    <w:rsid w:val="00E950C4"/>
    <w:rsid w:val="00E950F3"/>
    <w:rsid w:val="00E95151"/>
    <w:rsid w:val="00E951D4"/>
    <w:rsid w:val="00E95B07"/>
    <w:rsid w:val="00E95CB1"/>
    <w:rsid w:val="00E95EC2"/>
    <w:rsid w:val="00E9619E"/>
    <w:rsid w:val="00E963FC"/>
    <w:rsid w:val="00E96561"/>
    <w:rsid w:val="00E9677C"/>
    <w:rsid w:val="00E96EF9"/>
    <w:rsid w:val="00E97086"/>
    <w:rsid w:val="00E97291"/>
    <w:rsid w:val="00E9731B"/>
    <w:rsid w:val="00E97328"/>
    <w:rsid w:val="00E97432"/>
    <w:rsid w:val="00E974BD"/>
    <w:rsid w:val="00E9755F"/>
    <w:rsid w:val="00E97704"/>
    <w:rsid w:val="00E97E25"/>
    <w:rsid w:val="00EA0054"/>
    <w:rsid w:val="00EA08CF"/>
    <w:rsid w:val="00EA092E"/>
    <w:rsid w:val="00EA0AEC"/>
    <w:rsid w:val="00EA0B4A"/>
    <w:rsid w:val="00EA0EA3"/>
    <w:rsid w:val="00EA0F13"/>
    <w:rsid w:val="00EA1099"/>
    <w:rsid w:val="00EA194F"/>
    <w:rsid w:val="00EA19A5"/>
    <w:rsid w:val="00EA1B29"/>
    <w:rsid w:val="00EA1BD1"/>
    <w:rsid w:val="00EA1FA1"/>
    <w:rsid w:val="00EA2514"/>
    <w:rsid w:val="00EA290A"/>
    <w:rsid w:val="00EA2B8A"/>
    <w:rsid w:val="00EA2D43"/>
    <w:rsid w:val="00EA2D75"/>
    <w:rsid w:val="00EA3033"/>
    <w:rsid w:val="00EA356C"/>
    <w:rsid w:val="00EA379F"/>
    <w:rsid w:val="00EA3863"/>
    <w:rsid w:val="00EA3EFC"/>
    <w:rsid w:val="00EA3FA1"/>
    <w:rsid w:val="00EA40E0"/>
    <w:rsid w:val="00EA4398"/>
    <w:rsid w:val="00EA46D6"/>
    <w:rsid w:val="00EA51BD"/>
    <w:rsid w:val="00EA5A13"/>
    <w:rsid w:val="00EA5CBF"/>
    <w:rsid w:val="00EA607F"/>
    <w:rsid w:val="00EA6BF8"/>
    <w:rsid w:val="00EA6C18"/>
    <w:rsid w:val="00EA702B"/>
    <w:rsid w:val="00EA7BDC"/>
    <w:rsid w:val="00EA7D65"/>
    <w:rsid w:val="00EA7E46"/>
    <w:rsid w:val="00EB037F"/>
    <w:rsid w:val="00EB0740"/>
    <w:rsid w:val="00EB0A6D"/>
    <w:rsid w:val="00EB0B13"/>
    <w:rsid w:val="00EB10DF"/>
    <w:rsid w:val="00EB1790"/>
    <w:rsid w:val="00EB1D9C"/>
    <w:rsid w:val="00EB1E32"/>
    <w:rsid w:val="00EB2852"/>
    <w:rsid w:val="00EB2A00"/>
    <w:rsid w:val="00EB2B7F"/>
    <w:rsid w:val="00EB2BCF"/>
    <w:rsid w:val="00EB3701"/>
    <w:rsid w:val="00EB395D"/>
    <w:rsid w:val="00EB3AFF"/>
    <w:rsid w:val="00EB3B55"/>
    <w:rsid w:val="00EB3DF9"/>
    <w:rsid w:val="00EB3E5C"/>
    <w:rsid w:val="00EB3E91"/>
    <w:rsid w:val="00EB4017"/>
    <w:rsid w:val="00EB48A6"/>
    <w:rsid w:val="00EB48E2"/>
    <w:rsid w:val="00EB4BD7"/>
    <w:rsid w:val="00EB5165"/>
    <w:rsid w:val="00EB5259"/>
    <w:rsid w:val="00EB52A5"/>
    <w:rsid w:val="00EB557C"/>
    <w:rsid w:val="00EB57EB"/>
    <w:rsid w:val="00EB59E9"/>
    <w:rsid w:val="00EB5F75"/>
    <w:rsid w:val="00EB6240"/>
    <w:rsid w:val="00EB69D0"/>
    <w:rsid w:val="00EB6CBB"/>
    <w:rsid w:val="00EB7169"/>
    <w:rsid w:val="00EB73D1"/>
    <w:rsid w:val="00EB7478"/>
    <w:rsid w:val="00EB7A9E"/>
    <w:rsid w:val="00EC0237"/>
    <w:rsid w:val="00EC02E4"/>
    <w:rsid w:val="00EC0396"/>
    <w:rsid w:val="00EC0638"/>
    <w:rsid w:val="00EC09DF"/>
    <w:rsid w:val="00EC09F8"/>
    <w:rsid w:val="00EC0EEA"/>
    <w:rsid w:val="00EC0FB9"/>
    <w:rsid w:val="00EC1224"/>
    <w:rsid w:val="00EC12B6"/>
    <w:rsid w:val="00EC13E9"/>
    <w:rsid w:val="00EC141A"/>
    <w:rsid w:val="00EC16E0"/>
    <w:rsid w:val="00EC19A1"/>
    <w:rsid w:val="00EC19E0"/>
    <w:rsid w:val="00EC1C1B"/>
    <w:rsid w:val="00EC1E6F"/>
    <w:rsid w:val="00EC1EC7"/>
    <w:rsid w:val="00EC2103"/>
    <w:rsid w:val="00EC2952"/>
    <w:rsid w:val="00EC30BE"/>
    <w:rsid w:val="00EC339A"/>
    <w:rsid w:val="00EC3616"/>
    <w:rsid w:val="00EC36BA"/>
    <w:rsid w:val="00EC3844"/>
    <w:rsid w:val="00EC3A77"/>
    <w:rsid w:val="00EC3DE9"/>
    <w:rsid w:val="00EC3FF8"/>
    <w:rsid w:val="00EC4282"/>
    <w:rsid w:val="00EC439A"/>
    <w:rsid w:val="00EC452B"/>
    <w:rsid w:val="00EC47C5"/>
    <w:rsid w:val="00EC4AFF"/>
    <w:rsid w:val="00EC4C6D"/>
    <w:rsid w:val="00EC501B"/>
    <w:rsid w:val="00EC5208"/>
    <w:rsid w:val="00EC5312"/>
    <w:rsid w:val="00EC53AC"/>
    <w:rsid w:val="00EC5487"/>
    <w:rsid w:val="00EC5763"/>
    <w:rsid w:val="00EC57C1"/>
    <w:rsid w:val="00EC60EA"/>
    <w:rsid w:val="00EC6275"/>
    <w:rsid w:val="00EC6399"/>
    <w:rsid w:val="00EC64C8"/>
    <w:rsid w:val="00EC6FA7"/>
    <w:rsid w:val="00EC704A"/>
    <w:rsid w:val="00EC7816"/>
    <w:rsid w:val="00EC78DC"/>
    <w:rsid w:val="00ED0149"/>
    <w:rsid w:val="00ED0AB3"/>
    <w:rsid w:val="00ED10EC"/>
    <w:rsid w:val="00ED11D0"/>
    <w:rsid w:val="00ED12CC"/>
    <w:rsid w:val="00ED14AE"/>
    <w:rsid w:val="00ED1799"/>
    <w:rsid w:val="00ED18A4"/>
    <w:rsid w:val="00ED1B82"/>
    <w:rsid w:val="00ED1D3A"/>
    <w:rsid w:val="00ED1F81"/>
    <w:rsid w:val="00ED20D9"/>
    <w:rsid w:val="00ED2104"/>
    <w:rsid w:val="00ED25B7"/>
    <w:rsid w:val="00ED2978"/>
    <w:rsid w:val="00ED2A2D"/>
    <w:rsid w:val="00ED2E9F"/>
    <w:rsid w:val="00ED2FD7"/>
    <w:rsid w:val="00ED3272"/>
    <w:rsid w:val="00ED3295"/>
    <w:rsid w:val="00ED32F8"/>
    <w:rsid w:val="00ED3793"/>
    <w:rsid w:val="00ED3A7C"/>
    <w:rsid w:val="00ED3D33"/>
    <w:rsid w:val="00ED3D78"/>
    <w:rsid w:val="00ED3E76"/>
    <w:rsid w:val="00ED440E"/>
    <w:rsid w:val="00ED44AC"/>
    <w:rsid w:val="00ED4526"/>
    <w:rsid w:val="00ED463F"/>
    <w:rsid w:val="00ED476F"/>
    <w:rsid w:val="00ED4784"/>
    <w:rsid w:val="00ED480E"/>
    <w:rsid w:val="00ED4E5B"/>
    <w:rsid w:val="00ED4F62"/>
    <w:rsid w:val="00ED4FB8"/>
    <w:rsid w:val="00ED53F8"/>
    <w:rsid w:val="00ED562F"/>
    <w:rsid w:val="00ED58E8"/>
    <w:rsid w:val="00ED5DF4"/>
    <w:rsid w:val="00ED5E06"/>
    <w:rsid w:val="00ED5E46"/>
    <w:rsid w:val="00ED5F26"/>
    <w:rsid w:val="00ED60C2"/>
    <w:rsid w:val="00ED63EF"/>
    <w:rsid w:val="00ED651F"/>
    <w:rsid w:val="00ED6574"/>
    <w:rsid w:val="00ED6796"/>
    <w:rsid w:val="00ED6A33"/>
    <w:rsid w:val="00ED6AE5"/>
    <w:rsid w:val="00ED6D0B"/>
    <w:rsid w:val="00ED6D44"/>
    <w:rsid w:val="00ED74E2"/>
    <w:rsid w:val="00ED76FA"/>
    <w:rsid w:val="00ED7820"/>
    <w:rsid w:val="00ED7944"/>
    <w:rsid w:val="00ED7C44"/>
    <w:rsid w:val="00ED7CBA"/>
    <w:rsid w:val="00ED7FAF"/>
    <w:rsid w:val="00EE01D4"/>
    <w:rsid w:val="00EE08B3"/>
    <w:rsid w:val="00EE0E33"/>
    <w:rsid w:val="00EE1161"/>
    <w:rsid w:val="00EE11FE"/>
    <w:rsid w:val="00EE13E7"/>
    <w:rsid w:val="00EE17C4"/>
    <w:rsid w:val="00EE1A42"/>
    <w:rsid w:val="00EE1B86"/>
    <w:rsid w:val="00EE1D5D"/>
    <w:rsid w:val="00EE1F73"/>
    <w:rsid w:val="00EE201D"/>
    <w:rsid w:val="00EE25B3"/>
    <w:rsid w:val="00EE2737"/>
    <w:rsid w:val="00EE291C"/>
    <w:rsid w:val="00EE298A"/>
    <w:rsid w:val="00EE2C4E"/>
    <w:rsid w:val="00EE2D33"/>
    <w:rsid w:val="00EE2FB7"/>
    <w:rsid w:val="00EE32F3"/>
    <w:rsid w:val="00EE34A9"/>
    <w:rsid w:val="00EE34AA"/>
    <w:rsid w:val="00EE3503"/>
    <w:rsid w:val="00EE352B"/>
    <w:rsid w:val="00EE4A6A"/>
    <w:rsid w:val="00EE4B34"/>
    <w:rsid w:val="00EE4BF2"/>
    <w:rsid w:val="00EE510F"/>
    <w:rsid w:val="00EE519D"/>
    <w:rsid w:val="00EE5866"/>
    <w:rsid w:val="00EE5AEE"/>
    <w:rsid w:val="00EE61C5"/>
    <w:rsid w:val="00EE6951"/>
    <w:rsid w:val="00EE6AE2"/>
    <w:rsid w:val="00EE74AF"/>
    <w:rsid w:val="00EE7C3F"/>
    <w:rsid w:val="00EF04D5"/>
    <w:rsid w:val="00EF07AC"/>
    <w:rsid w:val="00EF0913"/>
    <w:rsid w:val="00EF0959"/>
    <w:rsid w:val="00EF09B9"/>
    <w:rsid w:val="00EF0B39"/>
    <w:rsid w:val="00EF0B69"/>
    <w:rsid w:val="00EF1299"/>
    <w:rsid w:val="00EF13A1"/>
    <w:rsid w:val="00EF13E4"/>
    <w:rsid w:val="00EF1889"/>
    <w:rsid w:val="00EF1A85"/>
    <w:rsid w:val="00EF1E37"/>
    <w:rsid w:val="00EF1E8A"/>
    <w:rsid w:val="00EF21B6"/>
    <w:rsid w:val="00EF2449"/>
    <w:rsid w:val="00EF25EC"/>
    <w:rsid w:val="00EF2A2F"/>
    <w:rsid w:val="00EF30D4"/>
    <w:rsid w:val="00EF310C"/>
    <w:rsid w:val="00EF313D"/>
    <w:rsid w:val="00EF39DD"/>
    <w:rsid w:val="00EF4416"/>
    <w:rsid w:val="00EF4690"/>
    <w:rsid w:val="00EF4954"/>
    <w:rsid w:val="00EF4BDE"/>
    <w:rsid w:val="00EF4F12"/>
    <w:rsid w:val="00EF530C"/>
    <w:rsid w:val="00EF53C3"/>
    <w:rsid w:val="00EF56C6"/>
    <w:rsid w:val="00EF5869"/>
    <w:rsid w:val="00EF5F5F"/>
    <w:rsid w:val="00EF6166"/>
    <w:rsid w:val="00EF6201"/>
    <w:rsid w:val="00EF6326"/>
    <w:rsid w:val="00EF67C7"/>
    <w:rsid w:val="00EF69E3"/>
    <w:rsid w:val="00EF6BCE"/>
    <w:rsid w:val="00EF6C00"/>
    <w:rsid w:val="00EF7097"/>
    <w:rsid w:val="00EF7725"/>
    <w:rsid w:val="00EF79BC"/>
    <w:rsid w:val="00EF7D1B"/>
    <w:rsid w:val="00EF7DE3"/>
    <w:rsid w:val="00EF7E17"/>
    <w:rsid w:val="00EF7E20"/>
    <w:rsid w:val="00F0020C"/>
    <w:rsid w:val="00F002A3"/>
    <w:rsid w:val="00F00434"/>
    <w:rsid w:val="00F00561"/>
    <w:rsid w:val="00F00AB9"/>
    <w:rsid w:val="00F0135D"/>
    <w:rsid w:val="00F0155C"/>
    <w:rsid w:val="00F0169C"/>
    <w:rsid w:val="00F01901"/>
    <w:rsid w:val="00F01ACF"/>
    <w:rsid w:val="00F01BA8"/>
    <w:rsid w:val="00F01D77"/>
    <w:rsid w:val="00F01DA3"/>
    <w:rsid w:val="00F01E73"/>
    <w:rsid w:val="00F020F3"/>
    <w:rsid w:val="00F027F0"/>
    <w:rsid w:val="00F02842"/>
    <w:rsid w:val="00F02E36"/>
    <w:rsid w:val="00F02E3A"/>
    <w:rsid w:val="00F03103"/>
    <w:rsid w:val="00F03374"/>
    <w:rsid w:val="00F034E5"/>
    <w:rsid w:val="00F0371C"/>
    <w:rsid w:val="00F03DE0"/>
    <w:rsid w:val="00F04015"/>
    <w:rsid w:val="00F0427F"/>
    <w:rsid w:val="00F0463C"/>
    <w:rsid w:val="00F0465A"/>
    <w:rsid w:val="00F04F9E"/>
    <w:rsid w:val="00F0509A"/>
    <w:rsid w:val="00F05319"/>
    <w:rsid w:val="00F0574B"/>
    <w:rsid w:val="00F05A36"/>
    <w:rsid w:val="00F05E51"/>
    <w:rsid w:val="00F05F2C"/>
    <w:rsid w:val="00F06126"/>
    <w:rsid w:val="00F06135"/>
    <w:rsid w:val="00F061BE"/>
    <w:rsid w:val="00F06365"/>
    <w:rsid w:val="00F06588"/>
    <w:rsid w:val="00F06678"/>
    <w:rsid w:val="00F06A1E"/>
    <w:rsid w:val="00F06BBC"/>
    <w:rsid w:val="00F06BC6"/>
    <w:rsid w:val="00F06D73"/>
    <w:rsid w:val="00F06E1E"/>
    <w:rsid w:val="00F06EF8"/>
    <w:rsid w:val="00F07021"/>
    <w:rsid w:val="00F0735C"/>
    <w:rsid w:val="00F07864"/>
    <w:rsid w:val="00F078F0"/>
    <w:rsid w:val="00F079D5"/>
    <w:rsid w:val="00F07A16"/>
    <w:rsid w:val="00F07B21"/>
    <w:rsid w:val="00F07CDD"/>
    <w:rsid w:val="00F102FB"/>
    <w:rsid w:val="00F10A68"/>
    <w:rsid w:val="00F10C2B"/>
    <w:rsid w:val="00F10C8E"/>
    <w:rsid w:val="00F10CF6"/>
    <w:rsid w:val="00F10F47"/>
    <w:rsid w:val="00F112C9"/>
    <w:rsid w:val="00F11638"/>
    <w:rsid w:val="00F1175D"/>
    <w:rsid w:val="00F1189B"/>
    <w:rsid w:val="00F1194C"/>
    <w:rsid w:val="00F11ADF"/>
    <w:rsid w:val="00F11B3E"/>
    <w:rsid w:val="00F11D3B"/>
    <w:rsid w:val="00F11E9B"/>
    <w:rsid w:val="00F1205B"/>
    <w:rsid w:val="00F121A5"/>
    <w:rsid w:val="00F12295"/>
    <w:rsid w:val="00F12522"/>
    <w:rsid w:val="00F1262E"/>
    <w:rsid w:val="00F127BF"/>
    <w:rsid w:val="00F12D51"/>
    <w:rsid w:val="00F12D81"/>
    <w:rsid w:val="00F12E26"/>
    <w:rsid w:val="00F12ECB"/>
    <w:rsid w:val="00F134B5"/>
    <w:rsid w:val="00F134BC"/>
    <w:rsid w:val="00F13708"/>
    <w:rsid w:val="00F137FB"/>
    <w:rsid w:val="00F13A02"/>
    <w:rsid w:val="00F13B10"/>
    <w:rsid w:val="00F13D0E"/>
    <w:rsid w:val="00F14536"/>
    <w:rsid w:val="00F1467F"/>
    <w:rsid w:val="00F1474F"/>
    <w:rsid w:val="00F148AD"/>
    <w:rsid w:val="00F149A3"/>
    <w:rsid w:val="00F14A50"/>
    <w:rsid w:val="00F14BE2"/>
    <w:rsid w:val="00F14FCF"/>
    <w:rsid w:val="00F151D6"/>
    <w:rsid w:val="00F1578E"/>
    <w:rsid w:val="00F15A1E"/>
    <w:rsid w:val="00F15ACE"/>
    <w:rsid w:val="00F15DCD"/>
    <w:rsid w:val="00F16212"/>
    <w:rsid w:val="00F1634F"/>
    <w:rsid w:val="00F1653A"/>
    <w:rsid w:val="00F16A35"/>
    <w:rsid w:val="00F16C3F"/>
    <w:rsid w:val="00F16E86"/>
    <w:rsid w:val="00F1766A"/>
    <w:rsid w:val="00F1766B"/>
    <w:rsid w:val="00F17821"/>
    <w:rsid w:val="00F17939"/>
    <w:rsid w:val="00F17BB6"/>
    <w:rsid w:val="00F17BBE"/>
    <w:rsid w:val="00F17DAB"/>
    <w:rsid w:val="00F17E49"/>
    <w:rsid w:val="00F20094"/>
    <w:rsid w:val="00F203EC"/>
    <w:rsid w:val="00F2051B"/>
    <w:rsid w:val="00F20B80"/>
    <w:rsid w:val="00F2195B"/>
    <w:rsid w:val="00F21B27"/>
    <w:rsid w:val="00F21C2C"/>
    <w:rsid w:val="00F21F00"/>
    <w:rsid w:val="00F22635"/>
    <w:rsid w:val="00F2279C"/>
    <w:rsid w:val="00F22A9E"/>
    <w:rsid w:val="00F23194"/>
    <w:rsid w:val="00F235E6"/>
    <w:rsid w:val="00F236F3"/>
    <w:rsid w:val="00F23B62"/>
    <w:rsid w:val="00F23EA3"/>
    <w:rsid w:val="00F23EAB"/>
    <w:rsid w:val="00F240B8"/>
    <w:rsid w:val="00F24127"/>
    <w:rsid w:val="00F24218"/>
    <w:rsid w:val="00F2469A"/>
    <w:rsid w:val="00F24EBE"/>
    <w:rsid w:val="00F25043"/>
    <w:rsid w:val="00F253B5"/>
    <w:rsid w:val="00F25420"/>
    <w:rsid w:val="00F25678"/>
    <w:rsid w:val="00F25E16"/>
    <w:rsid w:val="00F25E9A"/>
    <w:rsid w:val="00F260B2"/>
    <w:rsid w:val="00F26779"/>
    <w:rsid w:val="00F2690C"/>
    <w:rsid w:val="00F26AA1"/>
    <w:rsid w:val="00F26B8A"/>
    <w:rsid w:val="00F26D0F"/>
    <w:rsid w:val="00F26D23"/>
    <w:rsid w:val="00F26FA5"/>
    <w:rsid w:val="00F271DE"/>
    <w:rsid w:val="00F2742D"/>
    <w:rsid w:val="00F274AB"/>
    <w:rsid w:val="00F2773F"/>
    <w:rsid w:val="00F27819"/>
    <w:rsid w:val="00F27B85"/>
    <w:rsid w:val="00F27C5E"/>
    <w:rsid w:val="00F27C7B"/>
    <w:rsid w:val="00F27D0C"/>
    <w:rsid w:val="00F30404"/>
    <w:rsid w:val="00F307B3"/>
    <w:rsid w:val="00F308FE"/>
    <w:rsid w:val="00F30B0D"/>
    <w:rsid w:val="00F30C99"/>
    <w:rsid w:val="00F31326"/>
    <w:rsid w:val="00F315C9"/>
    <w:rsid w:val="00F31A4E"/>
    <w:rsid w:val="00F31B11"/>
    <w:rsid w:val="00F31C8C"/>
    <w:rsid w:val="00F31D42"/>
    <w:rsid w:val="00F31EA3"/>
    <w:rsid w:val="00F3211A"/>
    <w:rsid w:val="00F324D3"/>
    <w:rsid w:val="00F32938"/>
    <w:rsid w:val="00F32AB1"/>
    <w:rsid w:val="00F32CC9"/>
    <w:rsid w:val="00F32FAF"/>
    <w:rsid w:val="00F336DB"/>
    <w:rsid w:val="00F336DF"/>
    <w:rsid w:val="00F33AAA"/>
    <w:rsid w:val="00F33D51"/>
    <w:rsid w:val="00F33F51"/>
    <w:rsid w:val="00F33FC1"/>
    <w:rsid w:val="00F34083"/>
    <w:rsid w:val="00F3419E"/>
    <w:rsid w:val="00F3464B"/>
    <w:rsid w:val="00F346C2"/>
    <w:rsid w:val="00F3481A"/>
    <w:rsid w:val="00F352E4"/>
    <w:rsid w:val="00F354B7"/>
    <w:rsid w:val="00F35650"/>
    <w:rsid w:val="00F35689"/>
    <w:rsid w:val="00F35739"/>
    <w:rsid w:val="00F3573B"/>
    <w:rsid w:val="00F35908"/>
    <w:rsid w:val="00F35A3C"/>
    <w:rsid w:val="00F35E49"/>
    <w:rsid w:val="00F363DA"/>
    <w:rsid w:val="00F364E1"/>
    <w:rsid w:val="00F368D0"/>
    <w:rsid w:val="00F3693B"/>
    <w:rsid w:val="00F36D57"/>
    <w:rsid w:val="00F37396"/>
    <w:rsid w:val="00F374A1"/>
    <w:rsid w:val="00F3768D"/>
    <w:rsid w:val="00F379FC"/>
    <w:rsid w:val="00F37BD4"/>
    <w:rsid w:val="00F37C18"/>
    <w:rsid w:val="00F37CA5"/>
    <w:rsid w:val="00F37E55"/>
    <w:rsid w:val="00F401B6"/>
    <w:rsid w:val="00F40270"/>
    <w:rsid w:val="00F402C6"/>
    <w:rsid w:val="00F4064E"/>
    <w:rsid w:val="00F40980"/>
    <w:rsid w:val="00F40CFB"/>
    <w:rsid w:val="00F40ED2"/>
    <w:rsid w:val="00F413D6"/>
    <w:rsid w:val="00F414A8"/>
    <w:rsid w:val="00F41644"/>
    <w:rsid w:val="00F417F5"/>
    <w:rsid w:val="00F41978"/>
    <w:rsid w:val="00F41AF7"/>
    <w:rsid w:val="00F41C2C"/>
    <w:rsid w:val="00F41F0C"/>
    <w:rsid w:val="00F41FD7"/>
    <w:rsid w:val="00F4207B"/>
    <w:rsid w:val="00F42849"/>
    <w:rsid w:val="00F42A70"/>
    <w:rsid w:val="00F42B61"/>
    <w:rsid w:val="00F42CD5"/>
    <w:rsid w:val="00F433E0"/>
    <w:rsid w:val="00F43576"/>
    <w:rsid w:val="00F4358F"/>
    <w:rsid w:val="00F435F7"/>
    <w:rsid w:val="00F439E4"/>
    <w:rsid w:val="00F43BF7"/>
    <w:rsid w:val="00F43C22"/>
    <w:rsid w:val="00F43E59"/>
    <w:rsid w:val="00F44359"/>
    <w:rsid w:val="00F445B9"/>
    <w:rsid w:val="00F4463B"/>
    <w:rsid w:val="00F44ABF"/>
    <w:rsid w:val="00F44C79"/>
    <w:rsid w:val="00F44CCD"/>
    <w:rsid w:val="00F44E08"/>
    <w:rsid w:val="00F44E68"/>
    <w:rsid w:val="00F45059"/>
    <w:rsid w:val="00F45484"/>
    <w:rsid w:val="00F45764"/>
    <w:rsid w:val="00F459C2"/>
    <w:rsid w:val="00F45CD5"/>
    <w:rsid w:val="00F45F5A"/>
    <w:rsid w:val="00F460BD"/>
    <w:rsid w:val="00F46185"/>
    <w:rsid w:val="00F46480"/>
    <w:rsid w:val="00F46C6C"/>
    <w:rsid w:val="00F46E4F"/>
    <w:rsid w:val="00F46F8D"/>
    <w:rsid w:val="00F46FEC"/>
    <w:rsid w:val="00F46FF4"/>
    <w:rsid w:val="00F4721E"/>
    <w:rsid w:val="00F472A3"/>
    <w:rsid w:val="00F47398"/>
    <w:rsid w:val="00F475D7"/>
    <w:rsid w:val="00F47756"/>
    <w:rsid w:val="00F47A5C"/>
    <w:rsid w:val="00F47D3A"/>
    <w:rsid w:val="00F47EED"/>
    <w:rsid w:val="00F501A1"/>
    <w:rsid w:val="00F50686"/>
    <w:rsid w:val="00F509BF"/>
    <w:rsid w:val="00F50CCC"/>
    <w:rsid w:val="00F50D4A"/>
    <w:rsid w:val="00F51156"/>
    <w:rsid w:val="00F51518"/>
    <w:rsid w:val="00F5151D"/>
    <w:rsid w:val="00F51D0E"/>
    <w:rsid w:val="00F51E43"/>
    <w:rsid w:val="00F51FB0"/>
    <w:rsid w:val="00F52001"/>
    <w:rsid w:val="00F520D0"/>
    <w:rsid w:val="00F52190"/>
    <w:rsid w:val="00F523BB"/>
    <w:rsid w:val="00F52494"/>
    <w:rsid w:val="00F524E3"/>
    <w:rsid w:val="00F52838"/>
    <w:rsid w:val="00F528C4"/>
    <w:rsid w:val="00F53226"/>
    <w:rsid w:val="00F53445"/>
    <w:rsid w:val="00F53ADE"/>
    <w:rsid w:val="00F53B82"/>
    <w:rsid w:val="00F53E47"/>
    <w:rsid w:val="00F53E6E"/>
    <w:rsid w:val="00F53F12"/>
    <w:rsid w:val="00F54010"/>
    <w:rsid w:val="00F5405D"/>
    <w:rsid w:val="00F54228"/>
    <w:rsid w:val="00F542F9"/>
    <w:rsid w:val="00F54866"/>
    <w:rsid w:val="00F549AF"/>
    <w:rsid w:val="00F5524E"/>
    <w:rsid w:val="00F552BC"/>
    <w:rsid w:val="00F5535A"/>
    <w:rsid w:val="00F55A28"/>
    <w:rsid w:val="00F55CDF"/>
    <w:rsid w:val="00F56040"/>
    <w:rsid w:val="00F5615E"/>
    <w:rsid w:val="00F56218"/>
    <w:rsid w:val="00F56563"/>
    <w:rsid w:val="00F56968"/>
    <w:rsid w:val="00F569E0"/>
    <w:rsid w:val="00F56A92"/>
    <w:rsid w:val="00F56D87"/>
    <w:rsid w:val="00F56DDF"/>
    <w:rsid w:val="00F56F61"/>
    <w:rsid w:val="00F570F6"/>
    <w:rsid w:val="00F57169"/>
    <w:rsid w:val="00F5788F"/>
    <w:rsid w:val="00F57BA0"/>
    <w:rsid w:val="00F57F3D"/>
    <w:rsid w:val="00F605B5"/>
    <w:rsid w:val="00F60727"/>
    <w:rsid w:val="00F60861"/>
    <w:rsid w:val="00F60B6C"/>
    <w:rsid w:val="00F60D52"/>
    <w:rsid w:val="00F60E0B"/>
    <w:rsid w:val="00F60F8E"/>
    <w:rsid w:val="00F61021"/>
    <w:rsid w:val="00F6108A"/>
    <w:rsid w:val="00F614B2"/>
    <w:rsid w:val="00F62307"/>
    <w:rsid w:val="00F62395"/>
    <w:rsid w:val="00F62450"/>
    <w:rsid w:val="00F626D2"/>
    <w:rsid w:val="00F627DA"/>
    <w:rsid w:val="00F62B50"/>
    <w:rsid w:val="00F62E99"/>
    <w:rsid w:val="00F62EA9"/>
    <w:rsid w:val="00F63010"/>
    <w:rsid w:val="00F6329F"/>
    <w:rsid w:val="00F63A14"/>
    <w:rsid w:val="00F63BFD"/>
    <w:rsid w:val="00F63C37"/>
    <w:rsid w:val="00F63CBB"/>
    <w:rsid w:val="00F63E1F"/>
    <w:rsid w:val="00F63E59"/>
    <w:rsid w:val="00F64375"/>
    <w:rsid w:val="00F647A9"/>
    <w:rsid w:val="00F64941"/>
    <w:rsid w:val="00F64ADF"/>
    <w:rsid w:val="00F64C16"/>
    <w:rsid w:val="00F64E1B"/>
    <w:rsid w:val="00F64F8F"/>
    <w:rsid w:val="00F65087"/>
    <w:rsid w:val="00F65577"/>
    <w:rsid w:val="00F655A0"/>
    <w:rsid w:val="00F656AC"/>
    <w:rsid w:val="00F658F5"/>
    <w:rsid w:val="00F659A2"/>
    <w:rsid w:val="00F65E28"/>
    <w:rsid w:val="00F66179"/>
    <w:rsid w:val="00F6682C"/>
    <w:rsid w:val="00F66A2E"/>
    <w:rsid w:val="00F66EFD"/>
    <w:rsid w:val="00F66F72"/>
    <w:rsid w:val="00F67017"/>
    <w:rsid w:val="00F67190"/>
    <w:rsid w:val="00F67558"/>
    <w:rsid w:val="00F6790C"/>
    <w:rsid w:val="00F67E6D"/>
    <w:rsid w:val="00F70367"/>
    <w:rsid w:val="00F70632"/>
    <w:rsid w:val="00F7082E"/>
    <w:rsid w:val="00F70845"/>
    <w:rsid w:val="00F7092D"/>
    <w:rsid w:val="00F70ADA"/>
    <w:rsid w:val="00F70B70"/>
    <w:rsid w:val="00F70D1D"/>
    <w:rsid w:val="00F70DCD"/>
    <w:rsid w:val="00F70EB7"/>
    <w:rsid w:val="00F71455"/>
    <w:rsid w:val="00F71BA3"/>
    <w:rsid w:val="00F723F2"/>
    <w:rsid w:val="00F724DA"/>
    <w:rsid w:val="00F72726"/>
    <w:rsid w:val="00F7288F"/>
    <w:rsid w:val="00F72AA4"/>
    <w:rsid w:val="00F73473"/>
    <w:rsid w:val="00F73A5F"/>
    <w:rsid w:val="00F73ADC"/>
    <w:rsid w:val="00F73DAB"/>
    <w:rsid w:val="00F74022"/>
    <w:rsid w:val="00F742A1"/>
    <w:rsid w:val="00F7451D"/>
    <w:rsid w:val="00F746AC"/>
    <w:rsid w:val="00F746FA"/>
    <w:rsid w:val="00F7483E"/>
    <w:rsid w:val="00F74990"/>
    <w:rsid w:val="00F74E83"/>
    <w:rsid w:val="00F75979"/>
    <w:rsid w:val="00F75E51"/>
    <w:rsid w:val="00F761E4"/>
    <w:rsid w:val="00F76AE5"/>
    <w:rsid w:val="00F76ECD"/>
    <w:rsid w:val="00F770C7"/>
    <w:rsid w:val="00F77375"/>
    <w:rsid w:val="00F7767D"/>
    <w:rsid w:val="00F77747"/>
    <w:rsid w:val="00F7791A"/>
    <w:rsid w:val="00F7798B"/>
    <w:rsid w:val="00F77AA3"/>
    <w:rsid w:val="00F77B64"/>
    <w:rsid w:val="00F77D3F"/>
    <w:rsid w:val="00F77E0A"/>
    <w:rsid w:val="00F77EFC"/>
    <w:rsid w:val="00F801C5"/>
    <w:rsid w:val="00F801D4"/>
    <w:rsid w:val="00F804E2"/>
    <w:rsid w:val="00F80CD8"/>
    <w:rsid w:val="00F80E5A"/>
    <w:rsid w:val="00F810B2"/>
    <w:rsid w:val="00F810B4"/>
    <w:rsid w:val="00F8118E"/>
    <w:rsid w:val="00F812C7"/>
    <w:rsid w:val="00F81312"/>
    <w:rsid w:val="00F814B9"/>
    <w:rsid w:val="00F814DD"/>
    <w:rsid w:val="00F816B2"/>
    <w:rsid w:val="00F816DF"/>
    <w:rsid w:val="00F817B5"/>
    <w:rsid w:val="00F817D6"/>
    <w:rsid w:val="00F818DA"/>
    <w:rsid w:val="00F81922"/>
    <w:rsid w:val="00F81944"/>
    <w:rsid w:val="00F81B43"/>
    <w:rsid w:val="00F820B3"/>
    <w:rsid w:val="00F82186"/>
    <w:rsid w:val="00F822AE"/>
    <w:rsid w:val="00F8230A"/>
    <w:rsid w:val="00F82D0D"/>
    <w:rsid w:val="00F82F67"/>
    <w:rsid w:val="00F834C7"/>
    <w:rsid w:val="00F836FE"/>
    <w:rsid w:val="00F83953"/>
    <w:rsid w:val="00F83A5C"/>
    <w:rsid w:val="00F83CA9"/>
    <w:rsid w:val="00F83D1D"/>
    <w:rsid w:val="00F83D8A"/>
    <w:rsid w:val="00F8403B"/>
    <w:rsid w:val="00F841DF"/>
    <w:rsid w:val="00F842AA"/>
    <w:rsid w:val="00F84380"/>
    <w:rsid w:val="00F843B1"/>
    <w:rsid w:val="00F847A6"/>
    <w:rsid w:val="00F847F0"/>
    <w:rsid w:val="00F84884"/>
    <w:rsid w:val="00F84888"/>
    <w:rsid w:val="00F848EF"/>
    <w:rsid w:val="00F84B6E"/>
    <w:rsid w:val="00F8502B"/>
    <w:rsid w:val="00F85285"/>
    <w:rsid w:val="00F85435"/>
    <w:rsid w:val="00F8583A"/>
    <w:rsid w:val="00F862BA"/>
    <w:rsid w:val="00F863F2"/>
    <w:rsid w:val="00F8653A"/>
    <w:rsid w:val="00F8654D"/>
    <w:rsid w:val="00F868ED"/>
    <w:rsid w:val="00F86A81"/>
    <w:rsid w:val="00F86F29"/>
    <w:rsid w:val="00F875FF"/>
    <w:rsid w:val="00F87779"/>
    <w:rsid w:val="00F8792D"/>
    <w:rsid w:val="00F87963"/>
    <w:rsid w:val="00F8798D"/>
    <w:rsid w:val="00F87A00"/>
    <w:rsid w:val="00F87E97"/>
    <w:rsid w:val="00F87EA4"/>
    <w:rsid w:val="00F87F9C"/>
    <w:rsid w:val="00F8B558"/>
    <w:rsid w:val="00F900B2"/>
    <w:rsid w:val="00F902CA"/>
    <w:rsid w:val="00F90329"/>
    <w:rsid w:val="00F90355"/>
    <w:rsid w:val="00F90407"/>
    <w:rsid w:val="00F90CEE"/>
    <w:rsid w:val="00F90F83"/>
    <w:rsid w:val="00F9135E"/>
    <w:rsid w:val="00F913EB"/>
    <w:rsid w:val="00F92163"/>
    <w:rsid w:val="00F92251"/>
    <w:rsid w:val="00F92A45"/>
    <w:rsid w:val="00F934DA"/>
    <w:rsid w:val="00F93708"/>
    <w:rsid w:val="00F93756"/>
    <w:rsid w:val="00F93C2F"/>
    <w:rsid w:val="00F9441B"/>
    <w:rsid w:val="00F9443A"/>
    <w:rsid w:val="00F946AB"/>
    <w:rsid w:val="00F94E87"/>
    <w:rsid w:val="00F9534E"/>
    <w:rsid w:val="00F95780"/>
    <w:rsid w:val="00F959CA"/>
    <w:rsid w:val="00F95AAA"/>
    <w:rsid w:val="00F961F9"/>
    <w:rsid w:val="00F962F0"/>
    <w:rsid w:val="00F96901"/>
    <w:rsid w:val="00F96BCC"/>
    <w:rsid w:val="00F973A0"/>
    <w:rsid w:val="00F975E6"/>
    <w:rsid w:val="00F97855"/>
    <w:rsid w:val="00F97AAE"/>
    <w:rsid w:val="00F97C5D"/>
    <w:rsid w:val="00F97CF2"/>
    <w:rsid w:val="00F97D40"/>
    <w:rsid w:val="00F97DA1"/>
    <w:rsid w:val="00FA01A2"/>
    <w:rsid w:val="00FA0552"/>
    <w:rsid w:val="00FA05B0"/>
    <w:rsid w:val="00FA0678"/>
    <w:rsid w:val="00FA0DC1"/>
    <w:rsid w:val="00FA0DDD"/>
    <w:rsid w:val="00FA103C"/>
    <w:rsid w:val="00FA113B"/>
    <w:rsid w:val="00FA135A"/>
    <w:rsid w:val="00FA1462"/>
    <w:rsid w:val="00FA179E"/>
    <w:rsid w:val="00FA19D5"/>
    <w:rsid w:val="00FA1D46"/>
    <w:rsid w:val="00FA2349"/>
    <w:rsid w:val="00FA23F6"/>
    <w:rsid w:val="00FA262E"/>
    <w:rsid w:val="00FA279F"/>
    <w:rsid w:val="00FA2BE6"/>
    <w:rsid w:val="00FA2EA4"/>
    <w:rsid w:val="00FA2EDB"/>
    <w:rsid w:val="00FA3588"/>
    <w:rsid w:val="00FA39B9"/>
    <w:rsid w:val="00FA3C0F"/>
    <w:rsid w:val="00FA3E43"/>
    <w:rsid w:val="00FA3F07"/>
    <w:rsid w:val="00FA4163"/>
    <w:rsid w:val="00FA4C03"/>
    <w:rsid w:val="00FA4C32"/>
    <w:rsid w:val="00FA4CCD"/>
    <w:rsid w:val="00FA5223"/>
    <w:rsid w:val="00FA5AEA"/>
    <w:rsid w:val="00FA5D11"/>
    <w:rsid w:val="00FA633F"/>
    <w:rsid w:val="00FA646E"/>
    <w:rsid w:val="00FA6510"/>
    <w:rsid w:val="00FA67B4"/>
    <w:rsid w:val="00FA6A9C"/>
    <w:rsid w:val="00FA6D7D"/>
    <w:rsid w:val="00FA6FC7"/>
    <w:rsid w:val="00FA6FE0"/>
    <w:rsid w:val="00FA73EA"/>
    <w:rsid w:val="00FA751A"/>
    <w:rsid w:val="00FA76EA"/>
    <w:rsid w:val="00FA78C1"/>
    <w:rsid w:val="00FA7973"/>
    <w:rsid w:val="00FA7982"/>
    <w:rsid w:val="00FA7BD8"/>
    <w:rsid w:val="00FA7BFC"/>
    <w:rsid w:val="00FA7D1E"/>
    <w:rsid w:val="00FA7DAF"/>
    <w:rsid w:val="00FA7E86"/>
    <w:rsid w:val="00FA7FEC"/>
    <w:rsid w:val="00FB02C1"/>
    <w:rsid w:val="00FB05FB"/>
    <w:rsid w:val="00FB065B"/>
    <w:rsid w:val="00FB07B7"/>
    <w:rsid w:val="00FB0853"/>
    <w:rsid w:val="00FB0977"/>
    <w:rsid w:val="00FB0E01"/>
    <w:rsid w:val="00FB10DD"/>
    <w:rsid w:val="00FB1379"/>
    <w:rsid w:val="00FB1632"/>
    <w:rsid w:val="00FB1733"/>
    <w:rsid w:val="00FB18C9"/>
    <w:rsid w:val="00FB22F3"/>
    <w:rsid w:val="00FB27BE"/>
    <w:rsid w:val="00FB29E7"/>
    <w:rsid w:val="00FB2A8E"/>
    <w:rsid w:val="00FB30C7"/>
    <w:rsid w:val="00FB3118"/>
    <w:rsid w:val="00FB3129"/>
    <w:rsid w:val="00FB36CA"/>
    <w:rsid w:val="00FB3A3E"/>
    <w:rsid w:val="00FB3AA7"/>
    <w:rsid w:val="00FB3DDB"/>
    <w:rsid w:val="00FB42F9"/>
    <w:rsid w:val="00FB4309"/>
    <w:rsid w:val="00FB4403"/>
    <w:rsid w:val="00FB44F5"/>
    <w:rsid w:val="00FB469B"/>
    <w:rsid w:val="00FB4AE4"/>
    <w:rsid w:val="00FB4C4E"/>
    <w:rsid w:val="00FB4FB2"/>
    <w:rsid w:val="00FB5131"/>
    <w:rsid w:val="00FB54FE"/>
    <w:rsid w:val="00FB586C"/>
    <w:rsid w:val="00FB58D8"/>
    <w:rsid w:val="00FB5DED"/>
    <w:rsid w:val="00FB60CC"/>
    <w:rsid w:val="00FB640A"/>
    <w:rsid w:val="00FB66E1"/>
    <w:rsid w:val="00FB67FA"/>
    <w:rsid w:val="00FB6A48"/>
    <w:rsid w:val="00FB6AB0"/>
    <w:rsid w:val="00FB6F73"/>
    <w:rsid w:val="00FB715D"/>
    <w:rsid w:val="00FB73DD"/>
    <w:rsid w:val="00FB75BF"/>
    <w:rsid w:val="00FB7DA1"/>
    <w:rsid w:val="00FB7F4F"/>
    <w:rsid w:val="00FC0463"/>
    <w:rsid w:val="00FC06BA"/>
    <w:rsid w:val="00FC07D4"/>
    <w:rsid w:val="00FC09D0"/>
    <w:rsid w:val="00FC0A32"/>
    <w:rsid w:val="00FC0C82"/>
    <w:rsid w:val="00FC0DE1"/>
    <w:rsid w:val="00FC0E0C"/>
    <w:rsid w:val="00FC0E4A"/>
    <w:rsid w:val="00FC1EE7"/>
    <w:rsid w:val="00FC20B9"/>
    <w:rsid w:val="00FC217A"/>
    <w:rsid w:val="00FC28CF"/>
    <w:rsid w:val="00FC2A90"/>
    <w:rsid w:val="00FC2C5C"/>
    <w:rsid w:val="00FC3B2C"/>
    <w:rsid w:val="00FC3E5C"/>
    <w:rsid w:val="00FC3ED1"/>
    <w:rsid w:val="00FC4029"/>
    <w:rsid w:val="00FC416C"/>
    <w:rsid w:val="00FC46F4"/>
    <w:rsid w:val="00FC47FE"/>
    <w:rsid w:val="00FC4FD1"/>
    <w:rsid w:val="00FC515E"/>
    <w:rsid w:val="00FC516A"/>
    <w:rsid w:val="00FC51A0"/>
    <w:rsid w:val="00FC55F0"/>
    <w:rsid w:val="00FC56E4"/>
    <w:rsid w:val="00FC5716"/>
    <w:rsid w:val="00FC5ADB"/>
    <w:rsid w:val="00FC5B4B"/>
    <w:rsid w:val="00FC5C0E"/>
    <w:rsid w:val="00FC5F05"/>
    <w:rsid w:val="00FC5FCB"/>
    <w:rsid w:val="00FC66E0"/>
    <w:rsid w:val="00FC66FF"/>
    <w:rsid w:val="00FC68C4"/>
    <w:rsid w:val="00FC68DC"/>
    <w:rsid w:val="00FC696B"/>
    <w:rsid w:val="00FC6A04"/>
    <w:rsid w:val="00FC6DE9"/>
    <w:rsid w:val="00FC6FEC"/>
    <w:rsid w:val="00FC7131"/>
    <w:rsid w:val="00FC764F"/>
    <w:rsid w:val="00FC7BF2"/>
    <w:rsid w:val="00FC7C5E"/>
    <w:rsid w:val="00FC7C6B"/>
    <w:rsid w:val="00FD02DD"/>
    <w:rsid w:val="00FD05DF"/>
    <w:rsid w:val="00FD06EC"/>
    <w:rsid w:val="00FD0995"/>
    <w:rsid w:val="00FD09F0"/>
    <w:rsid w:val="00FD0AC3"/>
    <w:rsid w:val="00FD0CB2"/>
    <w:rsid w:val="00FD1036"/>
    <w:rsid w:val="00FD185F"/>
    <w:rsid w:val="00FD1A86"/>
    <w:rsid w:val="00FD1E3C"/>
    <w:rsid w:val="00FD1EB3"/>
    <w:rsid w:val="00FD1F8B"/>
    <w:rsid w:val="00FD1FBB"/>
    <w:rsid w:val="00FD2CA2"/>
    <w:rsid w:val="00FD3270"/>
    <w:rsid w:val="00FD337D"/>
    <w:rsid w:val="00FD34EE"/>
    <w:rsid w:val="00FD3A87"/>
    <w:rsid w:val="00FD4631"/>
    <w:rsid w:val="00FD48DF"/>
    <w:rsid w:val="00FD546D"/>
    <w:rsid w:val="00FD5D65"/>
    <w:rsid w:val="00FD6478"/>
    <w:rsid w:val="00FD647A"/>
    <w:rsid w:val="00FD6BE8"/>
    <w:rsid w:val="00FD6D0E"/>
    <w:rsid w:val="00FD7331"/>
    <w:rsid w:val="00FD758C"/>
    <w:rsid w:val="00FD758E"/>
    <w:rsid w:val="00FD764F"/>
    <w:rsid w:val="00FD76E5"/>
    <w:rsid w:val="00FD785E"/>
    <w:rsid w:val="00FD7AE0"/>
    <w:rsid w:val="00FD7E2A"/>
    <w:rsid w:val="00FD7E7A"/>
    <w:rsid w:val="00FE00A8"/>
    <w:rsid w:val="00FE0203"/>
    <w:rsid w:val="00FE02A5"/>
    <w:rsid w:val="00FE04FD"/>
    <w:rsid w:val="00FE07E0"/>
    <w:rsid w:val="00FE0821"/>
    <w:rsid w:val="00FE0936"/>
    <w:rsid w:val="00FE0CC2"/>
    <w:rsid w:val="00FE0D77"/>
    <w:rsid w:val="00FE154D"/>
    <w:rsid w:val="00FE180D"/>
    <w:rsid w:val="00FE191E"/>
    <w:rsid w:val="00FE1AE4"/>
    <w:rsid w:val="00FE1B72"/>
    <w:rsid w:val="00FE1CDE"/>
    <w:rsid w:val="00FE1D7A"/>
    <w:rsid w:val="00FE1D83"/>
    <w:rsid w:val="00FE2069"/>
    <w:rsid w:val="00FE266D"/>
    <w:rsid w:val="00FE2A59"/>
    <w:rsid w:val="00FE32ED"/>
    <w:rsid w:val="00FE3CAB"/>
    <w:rsid w:val="00FE479C"/>
    <w:rsid w:val="00FE48DE"/>
    <w:rsid w:val="00FE497C"/>
    <w:rsid w:val="00FE49AE"/>
    <w:rsid w:val="00FE4B39"/>
    <w:rsid w:val="00FE4E52"/>
    <w:rsid w:val="00FE4F40"/>
    <w:rsid w:val="00FE4FE1"/>
    <w:rsid w:val="00FE508D"/>
    <w:rsid w:val="00FE512C"/>
    <w:rsid w:val="00FE546B"/>
    <w:rsid w:val="00FE5473"/>
    <w:rsid w:val="00FE5506"/>
    <w:rsid w:val="00FE58AB"/>
    <w:rsid w:val="00FE5B17"/>
    <w:rsid w:val="00FE5B26"/>
    <w:rsid w:val="00FE5C08"/>
    <w:rsid w:val="00FE5D24"/>
    <w:rsid w:val="00FE5D7E"/>
    <w:rsid w:val="00FE6036"/>
    <w:rsid w:val="00FE61AC"/>
    <w:rsid w:val="00FE64A5"/>
    <w:rsid w:val="00FE64DC"/>
    <w:rsid w:val="00FE6850"/>
    <w:rsid w:val="00FE6CFE"/>
    <w:rsid w:val="00FE6EBA"/>
    <w:rsid w:val="00FE7114"/>
    <w:rsid w:val="00FE71D1"/>
    <w:rsid w:val="00FE73E9"/>
    <w:rsid w:val="00FE7741"/>
    <w:rsid w:val="00FE7B23"/>
    <w:rsid w:val="00FE7B3A"/>
    <w:rsid w:val="00FE7C92"/>
    <w:rsid w:val="00FE7DB4"/>
    <w:rsid w:val="00FF0194"/>
    <w:rsid w:val="00FF07FD"/>
    <w:rsid w:val="00FF10FB"/>
    <w:rsid w:val="00FF1137"/>
    <w:rsid w:val="00FF11D8"/>
    <w:rsid w:val="00FF1619"/>
    <w:rsid w:val="00FF1BDB"/>
    <w:rsid w:val="00FF1DC2"/>
    <w:rsid w:val="00FF268D"/>
    <w:rsid w:val="00FF2E46"/>
    <w:rsid w:val="00FF2FE0"/>
    <w:rsid w:val="00FF320A"/>
    <w:rsid w:val="00FF3580"/>
    <w:rsid w:val="00FF3B9B"/>
    <w:rsid w:val="00FF3CC1"/>
    <w:rsid w:val="00FF3DEE"/>
    <w:rsid w:val="00FF4034"/>
    <w:rsid w:val="00FF40DA"/>
    <w:rsid w:val="00FF4180"/>
    <w:rsid w:val="00FF44A1"/>
    <w:rsid w:val="00FF4BD8"/>
    <w:rsid w:val="00FF522C"/>
    <w:rsid w:val="00FF5F63"/>
    <w:rsid w:val="00FF6001"/>
    <w:rsid w:val="00FF6727"/>
    <w:rsid w:val="00FF6B1E"/>
    <w:rsid w:val="00FF76AE"/>
    <w:rsid w:val="00FF787C"/>
    <w:rsid w:val="00FF78BA"/>
    <w:rsid w:val="00FF7923"/>
    <w:rsid w:val="010306C0"/>
    <w:rsid w:val="01086246"/>
    <w:rsid w:val="0114D99C"/>
    <w:rsid w:val="011B0236"/>
    <w:rsid w:val="011B8FBB"/>
    <w:rsid w:val="011F6E66"/>
    <w:rsid w:val="01685DE2"/>
    <w:rsid w:val="0168E9EC"/>
    <w:rsid w:val="016C42C5"/>
    <w:rsid w:val="0171D950"/>
    <w:rsid w:val="017B34D2"/>
    <w:rsid w:val="017F88CB"/>
    <w:rsid w:val="0183FA5E"/>
    <w:rsid w:val="018B0C63"/>
    <w:rsid w:val="018C4163"/>
    <w:rsid w:val="0192E9EB"/>
    <w:rsid w:val="01938240"/>
    <w:rsid w:val="0199175D"/>
    <w:rsid w:val="01A4B21D"/>
    <w:rsid w:val="01A7A185"/>
    <w:rsid w:val="01AFC42A"/>
    <w:rsid w:val="01C053CE"/>
    <w:rsid w:val="01C63A17"/>
    <w:rsid w:val="01C7474F"/>
    <w:rsid w:val="01D8B843"/>
    <w:rsid w:val="01DFD592"/>
    <w:rsid w:val="01EC0CB7"/>
    <w:rsid w:val="01F07B21"/>
    <w:rsid w:val="0208E65F"/>
    <w:rsid w:val="0227A9CA"/>
    <w:rsid w:val="0250FDDE"/>
    <w:rsid w:val="02537734"/>
    <w:rsid w:val="025613C8"/>
    <w:rsid w:val="0271AB6F"/>
    <w:rsid w:val="02819B88"/>
    <w:rsid w:val="02850A77"/>
    <w:rsid w:val="0285E2E3"/>
    <w:rsid w:val="0294725C"/>
    <w:rsid w:val="029E0E61"/>
    <w:rsid w:val="02B628F8"/>
    <w:rsid w:val="02CF27C3"/>
    <w:rsid w:val="02D69DC9"/>
    <w:rsid w:val="02EB7B50"/>
    <w:rsid w:val="02F1B726"/>
    <w:rsid w:val="031E390E"/>
    <w:rsid w:val="031EDC08"/>
    <w:rsid w:val="0323CE29"/>
    <w:rsid w:val="032EDC6B"/>
    <w:rsid w:val="033CF1F4"/>
    <w:rsid w:val="039AE15F"/>
    <w:rsid w:val="03A1158D"/>
    <w:rsid w:val="03A9BF5D"/>
    <w:rsid w:val="03C2F569"/>
    <w:rsid w:val="03CB0388"/>
    <w:rsid w:val="03DBF1E9"/>
    <w:rsid w:val="03F50015"/>
    <w:rsid w:val="03FC8101"/>
    <w:rsid w:val="0408AD3D"/>
    <w:rsid w:val="04298E9F"/>
    <w:rsid w:val="0434EC17"/>
    <w:rsid w:val="043C1C65"/>
    <w:rsid w:val="043EB482"/>
    <w:rsid w:val="04587EDC"/>
    <w:rsid w:val="046866AF"/>
    <w:rsid w:val="048064E6"/>
    <w:rsid w:val="0481AB55"/>
    <w:rsid w:val="04886617"/>
    <w:rsid w:val="04A28BA1"/>
    <w:rsid w:val="04A290F3"/>
    <w:rsid w:val="04BE0A58"/>
    <w:rsid w:val="04E9C76E"/>
    <w:rsid w:val="04F9DB9C"/>
    <w:rsid w:val="05049C85"/>
    <w:rsid w:val="0509C9E9"/>
    <w:rsid w:val="050A63D0"/>
    <w:rsid w:val="050D1158"/>
    <w:rsid w:val="05119D4F"/>
    <w:rsid w:val="05392647"/>
    <w:rsid w:val="0540CB08"/>
    <w:rsid w:val="05480BEA"/>
    <w:rsid w:val="0549469C"/>
    <w:rsid w:val="0549DC24"/>
    <w:rsid w:val="05673744"/>
    <w:rsid w:val="0577F65C"/>
    <w:rsid w:val="0579B9C6"/>
    <w:rsid w:val="05901471"/>
    <w:rsid w:val="05A08BAD"/>
    <w:rsid w:val="05B4D9D5"/>
    <w:rsid w:val="05B9EF91"/>
    <w:rsid w:val="05C22DE3"/>
    <w:rsid w:val="05C3269F"/>
    <w:rsid w:val="05D428D7"/>
    <w:rsid w:val="05EBB2AD"/>
    <w:rsid w:val="05F2F019"/>
    <w:rsid w:val="060286A2"/>
    <w:rsid w:val="0616BA82"/>
    <w:rsid w:val="062F4980"/>
    <w:rsid w:val="06375A69"/>
    <w:rsid w:val="064ABC31"/>
    <w:rsid w:val="06563040"/>
    <w:rsid w:val="067D2577"/>
    <w:rsid w:val="06A8CADA"/>
    <w:rsid w:val="06B61021"/>
    <w:rsid w:val="06BDFEA4"/>
    <w:rsid w:val="06CF9557"/>
    <w:rsid w:val="06E1CDC9"/>
    <w:rsid w:val="06ED7B49"/>
    <w:rsid w:val="070DD7D0"/>
    <w:rsid w:val="0717E093"/>
    <w:rsid w:val="072A473A"/>
    <w:rsid w:val="072CE3AC"/>
    <w:rsid w:val="072F8742"/>
    <w:rsid w:val="073F8BA2"/>
    <w:rsid w:val="07891082"/>
    <w:rsid w:val="0790EE8E"/>
    <w:rsid w:val="0796CE69"/>
    <w:rsid w:val="07A7B67F"/>
    <w:rsid w:val="07A96881"/>
    <w:rsid w:val="07D6B608"/>
    <w:rsid w:val="07D9453A"/>
    <w:rsid w:val="07DCA9A5"/>
    <w:rsid w:val="07E556C2"/>
    <w:rsid w:val="07F39C8B"/>
    <w:rsid w:val="080DD6C8"/>
    <w:rsid w:val="08120986"/>
    <w:rsid w:val="0825447E"/>
    <w:rsid w:val="0831B5F4"/>
    <w:rsid w:val="0833A36E"/>
    <w:rsid w:val="083C4821"/>
    <w:rsid w:val="086478AA"/>
    <w:rsid w:val="0870A736"/>
    <w:rsid w:val="088442EE"/>
    <w:rsid w:val="088B476B"/>
    <w:rsid w:val="08AD08AF"/>
    <w:rsid w:val="08AD8635"/>
    <w:rsid w:val="08B064DB"/>
    <w:rsid w:val="08B9D349"/>
    <w:rsid w:val="08BAC6B3"/>
    <w:rsid w:val="08D779F2"/>
    <w:rsid w:val="08DA70B2"/>
    <w:rsid w:val="08E85F76"/>
    <w:rsid w:val="08EAAC59"/>
    <w:rsid w:val="08FC732D"/>
    <w:rsid w:val="0919F533"/>
    <w:rsid w:val="092266CA"/>
    <w:rsid w:val="092B6388"/>
    <w:rsid w:val="093537EF"/>
    <w:rsid w:val="0940F5D9"/>
    <w:rsid w:val="0945FE29"/>
    <w:rsid w:val="0949F099"/>
    <w:rsid w:val="0949F624"/>
    <w:rsid w:val="094A7E4F"/>
    <w:rsid w:val="096C8B54"/>
    <w:rsid w:val="097806C5"/>
    <w:rsid w:val="097EA1A8"/>
    <w:rsid w:val="0984E286"/>
    <w:rsid w:val="098BB6A0"/>
    <w:rsid w:val="098BC58A"/>
    <w:rsid w:val="09945917"/>
    <w:rsid w:val="0994A1A3"/>
    <w:rsid w:val="09A1A294"/>
    <w:rsid w:val="09AB598A"/>
    <w:rsid w:val="09B0C191"/>
    <w:rsid w:val="09D58124"/>
    <w:rsid w:val="09E10DC1"/>
    <w:rsid w:val="09E628C3"/>
    <w:rsid w:val="09EF1B66"/>
    <w:rsid w:val="0A05388C"/>
    <w:rsid w:val="0A12EF8E"/>
    <w:rsid w:val="0A3BD3EC"/>
    <w:rsid w:val="0A3C86BF"/>
    <w:rsid w:val="0A47F704"/>
    <w:rsid w:val="0A5FE39A"/>
    <w:rsid w:val="0A71E458"/>
    <w:rsid w:val="0A87F8CD"/>
    <w:rsid w:val="0A898594"/>
    <w:rsid w:val="0A92F066"/>
    <w:rsid w:val="0A93A7D7"/>
    <w:rsid w:val="0AA16F78"/>
    <w:rsid w:val="0AAF5771"/>
    <w:rsid w:val="0AB7D21F"/>
    <w:rsid w:val="0ABAE14D"/>
    <w:rsid w:val="0ABF803A"/>
    <w:rsid w:val="0AC86B05"/>
    <w:rsid w:val="0AD9858F"/>
    <w:rsid w:val="0B03B26E"/>
    <w:rsid w:val="0B3C7699"/>
    <w:rsid w:val="0B577159"/>
    <w:rsid w:val="0B5C25C3"/>
    <w:rsid w:val="0B69C5DD"/>
    <w:rsid w:val="0B6AF760"/>
    <w:rsid w:val="0B7BA499"/>
    <w:rsid w:val="0B7F2811"/>
    <w:rsid w:val="0BAE8C4E"/>
    <w:rsid w:val="0BAFE2CF"/>
    <w:rsid w:val="0BB31AE3"/>
    <w:rsid w:val="0BBBCF06"/>
    <w:rsid w:val="0BC2D999"/>
    <w:rsid w:val="0BC3F484"/>
    <w:rsid w:val="0BD4570D"/>
    <w:rsid w:val="0BEAC3E9"/>
    <w:rsid w:val="0BF1F437"/>
    <w:rsid w:val="0BF4DBAF"/>
    <w:rsid w:val="0C0AF680"/>
    <w:rsid w:val="0C0F2ACC"/>
    <w:rsid w:val="0C3AADB4"/>
    <w:rsid w:val="0C42868E"/>
    <w:rsid w:val="0C51AC96"/>
    <w:rsid w:val="0C6392CB"/>
    <w:rsid w:val="0C72F6C6"/>
    <w:rsid w:val="0C81C46C"/>
    <w:rsid w:val="0C92B69D"/>
    <w:rsid w:val="0C94ABC4"/>
    <w:rsid w:val="0CAF9E9E"/>
    <w:rsid w:val="0CC02FD9"/>
    <w:rsid w:val="0CC11BCD"/>
    <w:rsid w:val="0CEBF9AD"/>
    <w:rsid w:val="0CEF823E"/>
    <w:rsid w:val="0D1AC24B"/>
    <w:rsid w:val="0D258C10"/>
    <w:rsid w:val="0D415059"/>
    <w:rsid w:val="0D43531A"/>
    <w:rsid w:val="0D50A362"/>
    <w:rsid w:val="0D5CA654"/>
    <w:rsid w:val="0D8BFC94"/>
    <w:rsid w:val="0D8BFF65"/>
    <w:rsid w:val="0D96B2C0"/>
    <w:rsid w:val="0D9EA44C"/>
    <w:rsid w:val="0DB4BD96"/>
    <w:rsid w:val="0DB6DFEA"/>
    <w:rsid w:val="0DD16BEB"/>
    <w:rsid w:val="0DD984FC"/>
    <w:rsid w:val="0DE6E1DD"/>
    <w:rsid w:val="0DF0BA37"/>
    <w:rsid w:val="0DF80234"/>
    <w:rsid w:val="0DF8B92C"/>
    <w:rsid w:val="0E0C0065"/>
    <w:rsid w:val="0E14FEC6"/>
    <w:rsid w:val="0E47CB4A"/>
    <w:rsid w:val="0E480D6B"/>
    <w:rsid w:val="0E4F356A"/>
    <w:rsid w:val="0E5BAE29"/>
    <w:rsid w:val="0E69E4AF"/>
    <w:rsid w:val="0E6AB0A5"/>
    <w:rsid w:val="0E8488E1"/>
    <w:rsid w:val="0E869A04"/>
    <w:rsid w:val="0E8B6511"/>
    <w:rsid w:val="0E8E42EC"/>
    <w:rsid w:val="0E9C03F7"/>
    <w:rsid w:val="0EA28407"/>
    <w:rsid w:val="0EAAA420"/>
    <w:rsid w:val="0EADB0F7"/>
    <w:rsid w:val="0EAF8D55"/>
    <w:rsid w:val="0EB7160A"/>
    <w:rsid w:val="0EBB6EAC"/>
    <w:rsid w:val="0EC3643C"/>
    <w:rsid w:val="0EC9F778"/>
    <w:rsid w:val="0EEBC1AB"/>
    <w:rsid w:val="0EFCB22F"/>
    <w:rsid w:val="0F0C9BF7"/>
    <w:rsid w:val="0F4193BA"/>
    <w:rsid w:val="0F4367C7"/>
    <w:rsid w:val="0F453D1B"/>
    <w:rsid w:val="0F4E00E1"/>
    <w:rsid w:val="0F6C3F29"/>
    <w:rsid w:val="0F6F38E4"/>
    <w:rsid w:val="0F7BA04D"/>
    <w:rsid w:val="0F82228B"/>
    <w:rsid w:val="0F869741"/>
    <w:rsid w:val="0F8B25D2"/>
    <w:rsid w:val="0F90B9A7"/>
    <w:rsid w:val="0F9CA104"/>
    <w:rsid w:val="0FAA8168"/>
    <w:rsid w:val="0FBCE97C"/>
    <w:rsid w:val="0FCD85E7"/>
    <w:rsid w:val="0FD06677"/>
    <w:rsid w:val="0FD0E4C7"/>
    <w:rsid w:val="0FD88E9B"/>
    <w:rsid w:val="1021E145"/>
    <w:rsid w:val="1031CE12"/>
    <w:rsid w:val="1048EF4C"/>
    <w:rsid w:val="105E25DD"/>
    <w:rsid w:val="105E47A6"/>
    <w:rsid w:val="105F35FC"/>
    <w:rsid w:val="10616AD9"/>
    <w:rsid w:val="107CD4E0"/>
    <w:rsid w:val="1087B12B"/>
    <w:rsid w:val="108DCC71"/>
    <w:rsid w:val="10C21DC4"/>
    <w:rsid w:val="10C88CFD"/>
    <w:rsid w:val="10E20389"/>
    <w:rsid w:val="10F79C52"/>
    <w:rsid w:val="110021E2"/>
    <w:rsid w:val="110FE628"/>
    <w:rsid w:val="111A8C29"/>
    <w:rsid w:val="111E3A18"/>
    <w:rsid w:val="1122B45E"/>
    <w:rsid w:val="11270933"/>
    <w:rsid w:val="113CFD62"/>
    <w:rsid w:val="113F452B"/>
    <w:rsid w:val="115FED50"/>
    <w:rsid w:val="11647242"/>
    <w:rsid w:val="116671F2"/>
    <w:rsid w:val="1171B9FA"/>
    <w:rsid w:val="11762410"/>
    <w:rsid w:val="119A6883"/>
    <w:rsid w:val="11A29B63"/>
    <w:rsid w:val="11B52D49"/>
    <w:rsid w:val="11D223C1"/>
    <w:rsid w:val="11F042D1"/>
    <w:rsid w:val="12353DBB"/>
    <w:rsid w:val="123D7150"/>
    <w:rsid w:val="12517F8A"/>
    <w:rsid w:val="1251C93A"/>
    <w:rsid w:val="125D888A"/>
    <w:rsid w:val="125EEA3E"/>
    <w:rsid w:val="12640E96"/>
    <w:rsid w:val="127839CD"/>
    <w:rsid w:val="128310A0"/>
    <w:rsid w:val="128C75C9"/>
    <w:rsid w:val="129AC497"/>
    <w:rsid w:val="12A65531"/>
    <w:rsid w:val="12ADF6FB"/>
    <w:rsid w:val="12B0FE66"/>
    <w:rsid w:val="12B32001"/>
    <w:rsid w:val="12C06BEE"/>
    <w:rsid w:val="12C6E50D"/>
    <w:rsid w:val="12E4D479"/>
    <w:rsid w:val="12ECF774"/>
    <w:rsid w:val="12F5AFE2"/>
    <w:rsid w:val="12F741A2"/>
    <w:rsid w:val="12FCDA10"/>
    <w:rsid w:val="12FD3905"/>
    <w:rsid w:val="13030961"/>
    <w:rsid w:val="13072784"/>
    <w:rsid w:val="130DF851"/>
    <w:rsid w:val="1319D07E"/>
    <w:rsid w:val="131FD95D"/>
    <w:rsid w:val="131FE384"/>
    <w:rsid w:val="132ABDF7"/>
    <w:rsid w:val="133A679D"/>
    <w:rsid w:val="133DE75D"/>
    <w:rsid w:val="134AB848"/>
    <w:rsid w:val="1358FE7C"/>
    <w:rsid w:val="136BECCE"/>
    <w:rsid w:val="13ADF8DC"/>
    <w:rsid w:val="13B0854E"/>
    <w:rsid w:val="13B1DD06"/>
    <w:rsid w:val="13CC67DF"/>
    <w:rsid w:val="13CF5360"/>
    <w:rsid w:val="1417075C"/>
    <w:rsid w:val="1459DBE1"/>
    <w:rsid w:val="145ADAFC"/>
    <w:rsid w:val="14652299"/>
    <w:rsid w:val="1480C375"/>
    <w:rsid w:val="1488319D"/>
    <w:rsid w:val="14890768"/>
    <w:rsid w:val="14940E57"/>
    <w:rsid w:val="14A4FB06"/>
    <w:rsid w:val="14C72107"/>
    <w:rsid w:val="14D12B48"/>
    <w:rsid w:val="14DBAEC1"/>
    <w:rsid w:val="14E798D6"/>
    <w:rsid w:val="14EA9A26"/>
    <w:rsid w:val="14ED1C09"/>
    <w:rsid w:val="14F64616"/>
    <w:rsid w:val="14F9985E"/>
    <w:rsid w:val="1544CA95"/>
    <w:rsid w:val="15489D2B"/>
    <w:rsid w:val="15529269"/>
    <w:rsid w:val="155F8426"/>
    <w:rsid w:val="155FC97D"/>
    <w:rsid w:val="1566D9EA"/>
    <w:rsid w:val="15688B26"/>
    <w:rsid w:val="1589D841"/>
    <w:rsid w:val="158E40C3"/>
    <w:rsid w:val="15A3C947"/>
    <w:rsid w:val="15A80850"/>
    <w:rsid w:val="15D4BE3D"/>
    <w:rsid w:val="15D63621"/>
    <w:rsid w:val="15E47AFA"/>
    <w:rsid w:val="15ECBB30"/>
    <w:rsid w:val="1611BDE8"/>
    <w:rsid w:val="16130E0E"/>
    <w:rsid w:val="16412784"/>
    <w:rsid w:val="1647882E"/>
    <w:rsid w:val="164E0851"/>
    <w:rsid w:val="16502C4B"/>
    <w:rsid w:val="165F00B2"/>
    <w:rsid w:val="165F18A2"/>
    <w:rsid w:val="16631D64"/>
    <w:rsid w:val="16681D53"/>
    <w:rsid w:val="166CF104"/>
    <w:rsid w:val="167330AF"/>
    <w:rsid w:val="1677F575"/>
    <w:rsid w:val="1692D53E"/>
    <w:rsid w:val="16B50F86"/>
    <w:rsid w:val="16DAC1D0"/>
    <w:rsid w:val="16E4DCEA"/>
    <w:rsid w:val="16E684FE"/>
    <w:rsid w:val="16ECD9B3"/>
    <w:rsid w:val="16EEBBC9"/>
    <w:rsid w:val="1717F6BE"/>
    <w:rsid w:val="171A0921"/>
    <w:rsid w:val="171FC96D"/>
    <w:rsid w:val="17268DD0"/>
    <w:rsid w:val="1729EE9C"/>
    <w:rsid w:val="172EF67E"/>
    <w:rsid w:val="173FEEF2"/>
    <w:rsid w:val="175465D7"/>
    <w:rsid w:val="175E34ED"/>
    <w:rsid w:val="1764EF89"/>
    <w:rsid w:val="178082E2"/>
    <w:rsid w:val="178A1577"/>
    <w:rsid w:val="179678CF"/>
    <w:rsid w:val="17977B55"/>
    <w:rsid w:val="17A99D72"/>
    <w:rsid w:val="17AC750A"/>
    <w:rsid w:val="17B19E18"/>
    <w:rsid w:val="17C568EF"/>
    <w:rsid w:val="17CB42FC"/>
    <w:rsid w:val="17DD73C2"/>
    <w:rsid w:val="17F1CD6D"/>
    <w:rsid w:val="17F7DADF"/>
    <w:rsid w:val="18150154"/>
    <w:rsid w:val="1858BF4D"/>
    <w:rsid w:val="186F7247"/>
    <w:rsid w:val="18788A4F"/>
    <w:rsid w:val="1885A9F9"/>
    <w:rsid w:val="18A1A41E"/>
    <w:rsid w:val="18A61B58"/>
    <w:rsid w:val="18B56816"/>
    <w:rsid w:val="18B75471"/>
    <w:rsid w:val="18BAD4A2"/>
    <w:rsid w:val="18BEC1C5"/>
    <w:rsid w:val="18C5CBD1"/>
    <w:rsid w:val="18CAB4A6"/>
    <w:rsid w:val="18CB3C75"/>
    <w:rsid w:val="18DB76B3"/>
    <w:rsid w:val="18E0A196"/>
    <w:rsid w:val="18EA699C"/>
    <w:rsid w:val="190063F6"/>
    <w:rsid w:val="190C3C71"/>
    <w:rsid w:val="190CE337"/>
    <w:rsid w:val="193541DC"/>
    <w:rsid w:val="1939F446"/>
    <w:rsid w:val="193E8C8C"/>
    <w:rsid w:val="1941E77D"/>
    <w:rsid w:val="1941FCF2"/>
    <w:rsid w:val="194B8163"/>
    <w:rsid w:val="19551C47"/>
    <w:rsid w:val="1957F474"/>
    <w:rsid w:val="197C9F84"/>
    <w:rsid w:val="19CF94E4"/>
    <w:rsid w:val="19D9B965"/>
    <w:rsid w:val="19F4394C"/>
    <w:rsid w:val="1A058BC5"/>
    <w:rsid w:val="1A12398F"/>
    <w:rsid w:val="1A15C923"/>
    <w:rsid w:val="1A237C70"/>
    <w:rsid w:val="1A4026DF"/>
    <w:rsid w:val="1A432297"/>
    <w:rsid w:val="1A620574"/>
    <w:rsid w:val="1A627538"/>
    <w:rsid w:val="1A82B2BC"/>
    <w:rsid w:val="1A8F8752"/>
    <w:rsid w:val="1A9D6331"/>
    <w:rsid w:val="1AA5AAE8"/>
    <w:rsid w:val="1AB3A1AD"/>
    <w:rsid w:val="1AB3D22A"/>
    <w:rsid w:val="1AC0821D"/>
    <w:rsid w:val="1AC0ECAF"/>
    <w:rsid w:val="1AD3A6BF"/>
    <w:rsid w:val="1AD6F740"/>
    <w:rsid w:val="1B00235A"/>
    <w:rsid w:val="1B027E94"/>
    <w:rsid w:val="1B030ACC"/>
    <w:rsid w:val="1B1EE08D"/>
    <w:rsid w:val="1B27E6AB"/>
    <w:rsid w:val="1B2A2D5E"/>
    <w:rsid w:val="1B358702"/>
    <w:rsid w:val="1B3D2494"/>
    <w:rsid w:val="1B437261"/>
    <w:rsid w:val="1B61AA0E"/>
    <w:rsid w:val="1B74B244"/>
    <w:rsid w:val="1B7F392E"/>
    <w:rsid w:val="1B840417"/>
    <w:rsid w:val="1B8B64CF"/>
    <w:rsid w:val="1BAF3F70"/>
    <w:rsid w:val="1BCBBEE0"/>
    <w:rsid w:val="1BD50412"/>
    <w:rsid w:val="1BD7DF36"/>
    <w:rsid w:val="1BEB0E06"/>
    <w:rsid w:val="1C50384A"/>
    <w:rsid w:val="1C585B92"/>
    <w:rsid w:val="1C6E8D84"/>
    <w:rsid w:val="1C7485F6"/>
    <w:rsid w:val="1C7E57D6"/>
    <w:rsid w:val="1C83EF1A"/>
    <w:rsid w:val="1C9348F3"/>
    <w:rsid w:val="1CAF99BE"/>
    <w:rsid w:val="1CB05A89"/>
    <w:rsid w:val="1CC08352"/>
    <w:rsid w:val="1CD607EE"/>
    <w:rsid w:val="1D0592AC"/>
    <w:rsid w:val="1D14DD68"/>
    <w:rsid w:val="1D1DE8B4"/>
    <w:rsid w:val="1D1EF39B"/>
    <w:rsid w:val="1D3858B5"/>
    <w:rsid w:val="1D49346D"/>
    <w:rsid w:val="1D4B4746"/>
    <w:rsid w:val="1D69A44F"/>
    <w:rsid w:val="1D8AACCC"/>
    <w:rsid w:val="1D9382CC"/>
    <w:rsid w:val="1D97417E"/>
    <w:rsid w:val="1DA3C28C"/>
    <w:rsid w:val="1DF2D883"/>
    <w:rsid w:val="1E10F68B"/>
    <w:rsid w:val="1E4BCF40"/>
    <w:rsid w:val="1E500353"/>
    <w:rsid w:val="1EAB7187"/>
    <w:rsid w:val="1EB10C62"/>
    <w:rsid w:val="1EB3681B"/>
    <w:rsid w:val="1EB46575"/>
    <w:rsid w:val="1EBA541A"/>
    <w:rsid w:val="1EC69D4E"/>
    <w:rsid w:val="1ECF67CA"/>
    <w:rsid w:val="1EEF7E13"/>
    <w:rsid w:val="1F0070A0"/>
    <w:rsid w:val="1F023E1D"/>
    <w:rsid w:val="1F092857"/>
    <w:rsid w:val="1F16C1B7"/>
    <w:rsid w:val="1F215029"/>
    <w:rsid w:val="1F354F9C"/>
    <w:rsid w:val="1F3D9C0E"/>
    <w:rsid w:val="1F400546"/>
    <w:rsid w:val="1F4B99B2"/>
    <w:rsid w:val="1F4F16C3"/>
    <w:rsid w:val="1F524B6B"/>
    <w:rsid w:val="1F5A4655"/>
    <w:rsid w:val="1F657E87"/>
    <w:rsid w:val="1F94458D"/>
    <w:rsid w:val="1FA551B1"/>
    <w:rsid w:val="1FAB5646"/>
    <w:rsid w:val="1FB766AE"/>
    <w:rsid w:val="1FB91736"/>
    <w:rsid w:val="1FC0B3A0"/>
    <w:rsid w:val="1FCC03BA"/>
    <w:rsid w:val="1FD377B8"/>
    <w:rsid w:val="1FD87240"/>
    <w:rsid w:val="1FDE9FF8"/>
    <w:rsid w:val="1FFF666D"/>
    <w:rsid w:val="2001E577"/>
    <w:rsid w:val="202C478B"/>
    <w:rsid w:val="202FFCF8"/>
    <w:rsid w:val="2039D331"/>
    <w:rsid w:val="206A2CF3"/>
    <w:rsid w:val="207170D4"/>
    <w:rsid w:val="20722CEF"/>
    <w:rsid w:val="2072392B"/>
    <w:rsid w:val="207DB9AA"/>
    <w:rsid w:val="2084DAF0"/>
    <w:rsid w:val="20899B39"/>
    <w:rsid w:val="208E8266"/>
    <w:rsid w:val="208EA966"/>
    <w:rsid w:val="20908B01"/>
    <w:rsid w:val="20B6067D"/>
    <w:rsid w:val="20BA2979"/>
    <w:rsid w:val="20D615F3"/>
    <w:rsid w:val="20F15F4B"/>
    <w:rsid w:val="21063202"/>
    <w:rsid w:val="210E935F"/>
    <w:rsid w:val="2111387A"/>
    <w:rsid w:val="21420F2B"/>
    <w:rsid w:val="214312F1"/>
    <w:rsid w:val="21749C0D"/>
    <w:rsid w:val="217B5267"/>
    <w:rsid w:val="2186BD8C"/>
    <w:rsid w:val="219E01CE"/>
    <w:rsid w:val="21A3D66D"/>
    <w:rsid w:val="21A82773"/>
    <w:rsid w:val="21B47C8B"/>
    <w:rsid w:val="21BBF37B"/>
    <w:rsid w:val="21CFDF69"/>
    <w:rsid w:val="21DC1187"/>
    <w:rsid w:val="21E2BEF8"/>
    <w:rsid w:val="21E65404"/>
    <w:rsid w:val="22063FA5"/>
    <w:rsid w:val="221723F1"/>
    <w:rsid w:val="221CC265"/>
    <w:rsid w:val="22453A4A"/>
    <w:rsid w:val="2247AA76"/>
    <w:rsid w:val="224818A9"/>
    <w:rsid w:val="224B0262"/>
    <w:rsid w:val="226301CA"/>
    <w:rsid w:val="226A4506"/>
    <w:rsid w:val="2289EE81"/>
    <w:rsid w:val="228BAB61"/>
    <w:rsid w:val="22A28ACE"/>
    <w:rsid w:val="22A52296"/>
    <w:rsid w:val="22B88E45"/>
    <w:rsid w:val="22D66D2D"/>
    <w:rsid w:val="22E4CECB"/>
    <w:rsid w:val="22F9E3E2"/>
    <w:rsid w:val="230ED30A"/>
    <w:rsid w:val="231787FE"/>
    <w:rsid w:val="2317B769"/>
    <w:rsid w:val="232A105D"/>
    <w:rsid w:val="232C3A0C"/>
    <w:rsid w:val="23388309"/>
    <w:rsid w:val="2341DA2C"/>
    <w:rsid w:val="235D64B0"/>
    <w:rsid w:val="23842BBD"/>
    <w:rsid w:val="2389265F"/>
    <w:rsid w:val="23ABAC8C"/>
    <w:rsid w:val="23C55934"/>
    <w:rsid w:val="23D4A499"/>
    <w:rsid w:val="23F43377"/>
    <w:rsid w:val="23F95FFA"/>
    <w:rsid w:val="23F97ED2"/>
    <w:rsid w:val="24236493"/>
    <w:rsid w:val="2429487A"/>
    <w:rsid w:val="243D4B53"/>
    <w:rsid w:val="244F869F"/>
    <w:rsid w:val="245026E8"/>
    <w:rsid w:val="2455394F"/>
    <w:rsid w:val="24562BBB"/>
    <w:rsid w:val="245E7347"/>
    <w:rsid w:val="24841D9F"/>
    <w:rsid w:val="249C5F14"/>
    <w:rsid w:val="24C5DC1A"/>
    <w:rsid w:val="24DC4453"/>
    <w:rsid w:val="24DEF9CB"/>
    <w:rsid w:val="24DFFB4F"/>
    <w:rsid w:val="25284EDE"/>
    <w:rsid w:val="25336A53"/>
    <w:rsid w:val="2536592D"/>
    <w:rsid w:val="253987CB"/>
    <w:rsid w:val="25555468"/>
    <w:rsid w:val="25566A2C"/>
    <w:rsid w:val="2559085D"/>
    <w:rsid w:val="255A6364"/>
    <w:rsid w:val="2573B387"/>
    <w:rsid w:val="2578F0C3"/>
    <w:rsid w:val="258A1FBA"/>
    <w:rsid w:val="258AF134"/>
    <w:rsid w:val="25A062A0"/>
    <w:rsid w:val="25A2CCC3"/>
    <w:rsid w:val="25A8C868"/>
    <w:rsid w:val="25AFDE06"/>
    <w:rsid w:val="25C8AEAF"/>
    <w:rsid w:val="25C938B0"/>
    <w:rsid w:val="25C963F5"/>
    <w:rsid w:val="25CAEBF3"/>
    <w:rsid w:val="25CC07E5"/>
    <w:rsid w:val="25DD5630"/>
    <w:rsid w:val="25E4A995"/>
    <w:rsid w:val="25EF0333"/>
    <w:rsid w:val="25F95F20"/>
    <w:rsid w:val="25FACD08"/>
    <w:rsid w:val="26271C86"/>
    <w:rsid w:val="2638BA9F"/>
    <w:rsid w:val="26475FB3"/>
    <w:rsid w:val="2656B2C2"/>
    <w:rsid w:val="2664111E"/>
    <w:rsid w:val="266BFAE2"/>
    <w:rsid w:val="266EDD09"/>
    <w:rsid w:val="266F3FC5"/>
    <w:rsid w:val="267FB57A"/>
    <w:rsid w:val="267FDF54"/>
    <w:rsid w:val="2685A687"/>
    <w:rsid w:val="268947B7"/>
    <w:rsid w:val="269442C4"/>
    <w:rsid w:val="26A487DC"/>
    <w:rsid w:val="26C4254F"/>
    <w:rsid w:val="26E4FC13"/>
    <w:rsid w:val="26EDBECE"/>
    <w:rsid w:val="26F2C6BB"/>
    <w:rsid w:val="272A45C2"/>
    <w:rsid w:val="2731EE14"/>
    <w:rsid w:val="275D6C43"/>
    <w:rsid w:val="27ABFDCC"/>
    <w:rsid w:val="27BF2D99"/>
    <w:rsid w:val="280B40DC"/>
    <w:rsid w:val="2811FAF0"/>
    <w:rsid w:val="28145E4C"/>
    <w:rsid w:val="2817E47E"/>
    <w:rsid w:val="28360A7D"/>
    <w:rsid w:val="28377C00"/>
    <w:rsid w:val="2844B5E8"/>
    <w:rsid w:val="2855B9D3"/>
    <w:rsid w:val="286BB29B"/>
    <w:rsid w:val="2884CD20"/>
    <w:rsid w:val="288B1D15"/>
    <w:rsid w:val="28B05789"/>
    <w:rsid w:val="28C720BB"/>
    <w:rsid w:val="28CB2CBE"/>
    <w:rsid w:val="28FE85ED"/>
    <w:rsid w:val="2907F856"/>
    <w:rsid w:val="29103B07"/>
    <w:rsid w:val="29147AC5"/>
    <w:rsid w:val="29218626"/>
    <w:rsid w:val="29268F47"/>
    <w:rsid w:val="293BB098"/>
    <w:rsid w:val="29465359"/>
    <w:rsid w:val="294AF2C2"/>
    <w:rsid w:val="294B78C4"/>
    <w:rsid w:val="295A177B"/>
    <w:rsid w:val="2969910A"/>
    <w:rsid w:val="29B81DB0"/>
    <w:rsid w:val="29C03E2D"/>
    <w:rsid w:val="29CE1052"/>
    <w:rsid w:val="29CEC842"/>
    <w:rsid w:val="29DD6930"/>
    <w:rsid w:val="29E1B156"/>
    <w:rsid w:val="2A230A61"/>
    <w:rsid w:val="2A2AFDB6"/>
    <w:rsid w:val="2A3022C1"/>
    <w:rsid w:val="2A40A359"/>
    <w:rsid w:val="2A46B738"/>
    <w:rsid w:val="2A515C18"/>
    <w:rsid w:val="2A5B71C2"/>
    <w:rsid w:val="2A68AC8D"/>
    <w:rsid w:val="2A69FE6A"/>
    <w:rsid w:val="2A76583B"/>
    <w:rsid w:val="2A9F7E24"/>
    <w:rsid w:val="2AA4212C"/>
    <w:rsid w:val="2AA84DEE"/>
    <w:rsid w:val="2AD6AF17"/>
    <w:rsid w:val="2B08E227"/>
    <w:rsid w:val="2B091CCE"/>
    <w:rsid w:val="2B1F6A03"/>
    <w:rsid w:val="2B28D989"/>
    <w:rsid w:val="2B448D7B"/>
    <w:rsid w:val="2B5C9D54"/>
    <w:rsid w:val="2B632DFD"/>
    <w:rsid w:val="2B73B777"/>
    <w:rsid w:val="2B8934FF"/>
    <w:rsid w:val="2B8AE893"/>
    <w:rsid w:val="2B8DC864"/>
    <w:rsid w:val="2B933E2C"/>
    <w:rsid w:val="2B9AC277"/>
    <w:rsid w:val="2BA0CE29"/>
    <w:rsid w:val="2BAD1C7F"/>
    <w:rsid w:val="2BAD8FED"/>
    <w:rsid w:val="2BBEBC1A"/>
    <w:rsid w:val="2BC2D524"/>
    <w:rsid w:val="2BC49BF9"/>
    <w:rsid w:val="2BE31ECA"/>
    <w:rsid w:val="2BFA37E3"/>
    <w:rsid w:val="2C003D31"/>
    <w:rsid w:val="2C12FAFC"/>
    <w:rsid w:val="2C308A05"/>
    <w:rsid w:val="2C36B550"/>
    <w:rsid w:val="2C3847D2"/>
    <w:rsid w:val="2C62C1E8"/>
    <w:rsid w:val="2C6C3BBE"/>
    <w:rsid w:val="2C800487"/>
    <w:rsid w:val="2C806A3F"/>
    <w:rsid w:val="2C9838D0"/>
    <w:rsid w:val="2CA1C07D"/>
    <w:rsid w:val="2CA85B16"/>
    <w:rsid w:val="2CB67EFD"/>
    <w:rsid w:val="2CB899B0"/>
    <w:rsid w:val="2CBA1F67"/>
    <w:rsid w:val="2CC0B831"/>
    <w:rsid w:val="2CC622E3"/>
    <w:rsid w:val="2CC8F598"/>
    <w:rsid w:val="2CD4AD1B"/>
    <w:rsid w:val="2D0D7983"/>
    <w:rsid w:val="2D12483E"/>
    <w:rsid w:val="2D2606E7"/>
    <w:rsid w:val="2D2A51A5"/>
    <w:rsid w:val="2D3DF681"/>
    <w:rsid w:val="2D46EE07"/>
    <w:rsid w:val="2D9BF083"/>
    <w:rsid w:val="2DC2035A"/>
    <w:rsid w:val="2DCAE336"/>
    <w:rsid w:val="2DCF3F06"/>
    <w:rsid w:val="2DF39BD9"/>
    <w:rsid w:val="2DFF7A1F"/>
    <w:rsid w:val="2E0E98FC"/>
    <w:rsid w:val="2E134C84"/>
    <w:rsid w:val="2E208423"/>
    <w:rsid w:val="2E3FDE11"/>
    <w:rsid w:val="2E430D3F"/>
    <w:rsid w:val="2E51FDFC"/>
    <w:rsid w:val="2E543F7C"/>
    <w:rsid w:val="2E5DE332"/>
    <w:rsid w:val="2E7D19D3"/>
    <w:rsid w:val="2E80A0E5"/>
    <w:rsid w:val="2E8250E3"/>
    <w:rsid w:val="2E82D2B3"/>
    <w:rsid w:val="2ECB7CB6"/>
    <w:rsid w:val="2F2FD080"/>
    <w:rsid w:val="2F3C2F02"/>
    <w:rsid w:val="2F4B64F1"/>
    <w:rsid w:val="2F4E9DFB"/>
    <w:rsid w:val="2F5EA6F2"/>
    <w:rsid w:val="2F6512D7"/>
    <w:rsid w:val="2F78EA4D"/>
    <w:rsid w:val="2F8E1236"/>
    <w:rsid w:val="2FA5722D"/>
    <w:rsid w:val="2FAEE364"/>
    <w:rsid w:val="2FC0091F"/>
    <w:rsid w:val="2FC37A6E"/>
    <w:rsid w:val="2FF32300"/>
    <w:rsid w:val="2FF83225"/>
    <w:rsid w:val="2FFA0BEC"/>
    <w:rsid w:val="2FFAE0B2"/>
    <w:rsid w:val="3001E82B"/>
    <w:rsid w:val="300837CA"/>
    <w:rsid w:val="300AF4F8"/>
    <w:rsid w:val="301F9921"/>
    <w:rsid w:val="302966BD"/>
    <w:rsid w:val="30468105"/>
    <w:rsid w:val="305D5040"/>
    <w:rsid w:val="306B4737"/>
    <w:rsid w:val="306E1FFF"/>
    <w:rsid w:val="30854C00"/>
    <w:rsid w:val="309E3420"/>
    <w:rsid w:val="30A148AB"/>
    <w:rsid w:val="30AAE84B"/>
    <w:rsid w:val="30C39FCE"/>
    <w:rsid w:val="30D43F85"/>
    <w:rsid w:val="30D730E4"/>
    <w:rsid w:val="30DBB329"/>
    <w:rsid w:val="30E362B0"/>
    <w:rsid w:val="30E94179"/>
    <w:rsid w:val="31002584"/>
    <w:rsid w:val="3102D618"/>
    <w:rsid w:val="31089E74"/>
    <w:rsid w:val="31104FE6"/>
    <w:rsid w:val="312AAF44"/>
    <w:rsid w:val="313AAA3B"/>
    <w:rsid w:val="3141AD3E"/>
    <w:rsid w:val="314622BA"/>
    <w:rsid w:val="314EE3CD"/>
    <w:rsid w:val="3151531E"/>
    <w:rsid w:val="3152FCEC"/>
    <w:rsid w:val="3158A518"/>
    <w:rsid w:val="3164597D"/>
    <w:rsid w:val="31681641"/>
    <w:rsid w:val="3180C588"/>
    <w:rsid w:val="31878447"/>
    <w:rsid w:val="3197E94E"/>
    <w:rsid w:val="319BABBD"/>
    <w:rsid w:val="31B05778"/>
    <w:rsid w:val="31C519F0"/>
    <w:rsid w:val="31DDE5D8"/>
    <w:rsid w:val="31ED1A9F"/>
    <w:rsid w:val="31F37FA8"/>
    <w:rsid w:val="31F4539E"/>
    <w:rsid w:val="32133731"/>
    <w:rsid w:val="3220BC72"/>
    <w:rsid w:val="3227AB79"/>
    <w:rsid w:val="3227DDE5"/>
    <w:rsid w:val="322954EA"/>
    <w:rsid w:val="322ED3D4"/>
    <w:rsid w:val="324FCDB0"/>
    <w:rsid w:val="3263868C"/>
    <w:rsid w:val="3276EC75"/>
    <w:rsid w:val="3284A4B4"/>
    <w:rsid w:val="32A62D0E"/>
    <w:rsid w:val="32A68B29"/>
    <w:rsid w:val="32D9F1BD"/>
    <w:rsid w:val="32F0794C"/>
    <w:rsid w:val="33130EB7"/>
    <w:rsid w:val="333FF15C"/>
    <w:rsid w:val="334C231F"/>
    <w:rsid w:val="336A4447"/>
    <w:rsid w:val="3374BD31"/>
    <w:rsid w:val="337D19C0"/>
    <w:rsid w:val="3381BE78"/>
    <w:rsid w:val="338C3053"/>
    <w:rsid w:val="33AEF6B6"/>
    <w:rsid w:val="33C13369"/>
    <w:rsid w:val="33D55861"/>
    <w:rsid w:val="33F1C8A0"/>
    <w:rsid w:val="33FFA0D9"/>
    <w:rsid w:val="3417C4DC"/>
    <w:rsid w:val="342B0914"/>
    <w:rsid w:val="342B82E8"/>
    <w:rsid w:val="34376324"/>
    <w:rsid w:val="3444926E"/>
    <w:rsid w:val="3446C49C"/>
    <w:rsid w:val="3446DBD4"/>
    <w:rsid w:val="344BA439"/>
    <w:rsid w:val="347C259B"/>
    <w:rsid w:val="347F5E0E"/>
    <w:rsid w:val="348658F8"/>
    <w:rsid w:val="3489F39A"/>
    <w:rsid w:val="3491F848"/>
    <w:rsid w:val="34A9509D"/>
    <w:rsid w:val="34C07E86"/>
    <w:rsid w:val="34D47A06"/>
    <w:rsid w:val="34D9DB6D"/>
    <w:rsid w:val="34DB5CDE"/>
    <w:rsid w:val="34F1A0E3"/>
    <w:rsid w:val="34F27250"/>
    <w:rsid w:val="35027C76"/>
    <w:rsid w:val="35060C95"/>
    <w:rsid w:val="350D4758"/>
    <w:rsid w:val="3516846F"/>
    <w:rsid w:val="3518BCBB"/>
    <w:rsid w:val="351D22D6"/>
    <w:rsid w:val="352FDEC3"/>
    <w:rsid w:val="353C3A19"/>
    <w:rsid w:val="355FE870"/>
    <w:rsid w:val="3573DED9"/>
    <w:rsid w:val="357F44D6"/>
    <w:rsid w:val="359840CB"/>
    <w:rsid w:val="35A96D08"/>
    <w:rsid w:val="35B7FCB8"/>
    <w:rsid w:val="35C796FD"/>
    <w:rsid w:val="35D28551"/>
    <w:rsid w:val="360E595E"/>
    <w:rsid w:val="36155FF9"/>
    <w:rsid w:val="361DDB8A"/>
    <w:rsid w:val="3629A0E1"/>
    <w:rsid w:val="362A9CF8"/>
    <w:rsid w:val="363AA8C8"/>
    <w:rsid w:val="36508E23"/>
    <w:rsid w:val="36508F6E"/>
    <w:rsid w:val="3679986E"/>
    <w:rsid w:val="3685B68D"/>
    <w:rsid w:val="3685CDB2"/>
    <w:rsid w:val="368EC45A"/>
    <w:rsid w:val="368F3D31"/>
    <w:rsid w:val="36CB42BE"/>
    <w:rsid w:val="36D9E636"/>
    <w:rsid w:val="36DBE1B3"/>
    <w:rsid w:val="36E58633"/>
    <w:rsid w:val="36EB9A49"/>
    <w:rsid w:val="36EE09E2"/>
    <w:rsid w:val="36FAAEDF"/>
    <w:rsid w:val="370CA6C1"/>
    <w:rsid w:val="3710D2D3"/>
    <w:rsid w:val="37142466"/>
    <w:rsid w:val="371C0861"/>
    <w:rsid w:val="371C72A3"/>
    <w:rsid w:val="371DAE85"/>
    <w:rsid w:val="372365D6"/>
    <w:rsid w:val="37594CD6"/>
    <w:rsid w:val="37603ECD"/>
    <w:rsid w:val="376DCC2C"/>
    <w:rsid w:val="3778A7C5"/>
    <w:rsid w:val="377F138E"/>
    <w:rsid w:val="37AF9568"/>
    <w:rsid w:val="37B1675A"/>
    <w:rsid w:val="37B64860"/>
    <w:rsid w:val="37BB77DE"/>
    <w:rsid w:val="37C4A3D4"/>
    <w:rsid w:val="37C5A9BA"/>
    <w:rsid w:val="37E10AA9"/>
    <w:rsid w:val="37E56095"/>
    <w:rsid w:val="37EA9C8A"/>
    <w:rsid w:val="37EF7485"/>
    <w:rsid w:val="37F67D09"/>
    <w:rsid w:val="38188CD5"/>
    <w:rsid w:val="381D6769"/>
    <w:rsid w:val="38338EC7"/>
    <w:rsid w:val="38413475"/>
    <w:rsid w:val="384B20BE"/>
    <w:rsid w:val="38602FB9"/>
    <w:rsid w:val="3868CA8C"/>
    <w:rsid w:val="386E3041"/>
    <w:rsid w:val="387CF119"/>
    <w:rsid w:val="3889B5D7"/>
    <w:rsid w:val="38956248"/>
    <w:rsid w:val="389E2967"/>
    <w:rsid w:val="38A87628"/>
    <w:rsid w:val="38B61F52"/>
    <w:rsid w:val="38B6B2FD"/>
    <w:rsid w:val="38BF51FC"/>
    <w:rsid w:val="38C9731E"/>
    <w:rsid w:val="38DAEAE0"/>
    <w:rsid w:val="38F56A36"/>
    <w:rsid w:val="390EE34C"/>
    <w:rsid w:val="392902D5"/>
    <w:rsid w:val="393C72FB"/>
    <w:rsid w:val="393FADF7"/>
    <w:rsid w:val="3947F0EA"/>
    <w:rsid w:val="394EB6F7"/>
    <w:rsid w:val="3967433B"/>
    <w:rsid w:val="3972B481"/>
    <w:rsid w:val="39A806B4"/>
    <w:rsid w:val="39AEFB5D"/>
    <w:rsid w:val="39B23D15"/>
    <w:rsid w:val="39B43681"/>
    <w:rsid w:val="39BE6EF2"/>
    <w:rsid w:val="39C14F05"/>
    <w:rsid w:val="39CE7050"/>
    <w:rsid w:val="39D4D729"/>
    <w:rsid w:val="39DB48BD"/>
    <w:rsid w:val="39E64FD3"/>
    <w:rsid w:val="3A0225F6"/>
    <w:rsid w:val="3A1376F8"/>
    <w:rsid w:val="3A284B7F"/>
    <w:rsid w:val="3A2EE959"/>
    <w:rsid w:val="3A3DFA52"/>
    <w:rsid w:val="3A467CBC"/>
    <w:rsid w:val="3A522F52"/>
    <w:rsid w:val="3A57B362"/>
    <w:rsid w:val="3A5B1169"/>
    <w:rsid w:val="3A5DDC0A"/>
    <w:rsid w:val="3A5F608D"/>
    <w:rsid w:val="3A705D76"/>
    <w:rsid w:val="3A793F04"/>
    <w:rsid w:val="3AA72166"/>
    <w:rsid w:val="3AC3521F"/>
    <w:rsid w:val="3AC98C80"/>
    <w:rsid w:val="3ACD946E"/>
    <w:rsid w:val="3AD1952D"/>
    <w:rsid w:val="3ADA7012"/>
    <w:rsid w:val="3AEC3411"/>
    <w:rsid w:val="3AECFA6B"/>
    <w:rsid w:val="3AEDBCE8"/>
    <w:rsid w:val="3AEE6139"/>
    <w:rsid w:val="3B0EB9FC"/>
    <w:rsid w:val="3B3034B5"/>
    <w:rsid w:val="3B31DA94"/>
    <w:rsid w:val="3B613ED7"/>
    <w:rsid w:val="3B649520"/>
    <w:rsid w:val="3B77D1D2"/>
    <w:rsid w:val="3B8B3289"/>
    <w:rsid w:val="3B9188EE"/>
    <w:rsid w:val="3BA2A1E2"/>
    <w:rsid w:val="3BA74BF5"/>
    <w:rsid w:val="3BB7828E"/>
    <w:rsid w:val="3BC01A0E"/>
    <w:rsid w:val="3BC03BB4"/>
    <w:rsid w:val="3BC30986"/>
    <w:rsid w:val="3BC735F3"/>
    <w:rsid w:val="3BD2F6C3"/>
    <w:rsid w:val="3BD48D73"/>
    <w:rsid w:val="3BD648DC"/>
    <w:rsid w:val="3BDFD35D"/>
    <w:rsid w:val="3BE111C2"/>
    <w:rsid w:val="3BE24010"/>
    <w:rsid w:val="3BE5D6D4"/>
    <w:rsid w:val="3C0F41AC"/>
    <w:rsid w:val="3C162D6A"/>
    <w:rsid w:val="3C1884E4"/>
    <w:rsid w:val="3C2D13B4"/>
    <w:rsid w:val="3C35F147"/>
    <w:rsid w:val="3C74B0F7"/>
    <w:rsid w:val="3C77793D"/>
    <w:rsid w:val="3C8CE3E3"/>
    <w:rsid w:val="3C911E58"/>
    <w:rsid w:val="3C9156F9"/>
    <w:rsid w:val="3CB5F72D"/>
    <w:rsid w:val="3CC55B40"/>
    <w:rsid w:val="3CCB1742"/>
    <w:rsid w:val="3CD3BA46"/>
    <w:rsid w:val="3CD5530B"/>
    <w:rsid w:val="3CEEC00A"/>
    <w:rsid w:val="3CF4E250"/>
    <w:rsid w:val="3D2C805B"/>
    <w:rsid w:val="3D5EE04F"/>
    <w:rsid w:val="3D72A4CF"/>
    <w:rsid w:val="3D895F55"/>
    <w:rsid w:val="3D8D16FF"/>
    <w:rsid w:val="3D9F21F9"/>
    <w:rsid w:val="3DBAF10A"/>
    <w:rsid w:val="3DBD81CB"/>
    <w:rsid w:val="3DC0B1BD"/>
    <w:rsid w:val="3DD842DE"/>
    <w:rsid w:val="3DF9B827"/>
    <w:rsid w:val="3E083271"/>
    <w:rsid w:val="3E19F4C5"/>
    <w:rsid w:val="3E2C0717"/>
    <w:rsid w:val="3E35E0C7"/>
    <w:rsid w:val="3E40A9A4"/>
    <w:rsid w:val="3E419A36"/>
    <w:rsid w:val="3E639620"/>
    <w:rsid w:val="3E830A12"/>
    <w:rsid w:val="3E87EE0B"/>
    <w:rsid w:val="3E92F2FC"/>
    <w:rsid w:val="3E9D2303"/>
    <w:rsid w:val="3EA6D069"/>
    <w:rsid w:val="3EAEEA1D"/>
    <w:rsid w:val="3EBEB696"/>
    <w:rsid w:val="3EC5CB89"/>
    <w:rsid w:val="3ED8C460"/>
    <w:rsid w:val="3EF0B367"/>
    <w:rsid w:val="3EFE6E48"/>
    <w:rsid w:val="3F06EB7F"/>
    <w:rsid w:val="3F0AE9B0"/>
    <w:rsid w:val="3F29FD88"/>
    <w:rsid w:val="3F305B35"/>
    <w:rsid w:val="3F44D2BE"/>
    <w:rsid w:val="3F5ACB49"/>
    <w:rsid w:val="3F77BDA8"/>
    <w:rsid w:val="3F7E29B9"/>
    <w:rsid w:val="3F8BC9B0"/>
    <w:rsid w:val="3F8E242F"/>
    <w:rsid w:val="3F976E94"/>
    <w:rsid w:val="3FD7E73B"/>
    <w:rsid w:val="3FDCA11F"/>
    <w:rsid w:val="400E1CD7"/>
    <w:rsid w:val="40357D0C"/>
    <w:rsid w:val="404600A8"/>
    <w:rsid w:val="407083AE"/>
    <w:rsid w:val="4082F4E6"/>
    <w:rsid w:val="40895BA3"/>
    <w:rsid w:val="4096DECF"/>
    <w:rsid w:val="40B605A7"/>
    <w:rsid w:val="40BC8168"/>
    <w:rsid w:val="40C890DC"/>
    <w:rsid w:val="40CA750A"/>
    <w:rsid w:val="40DFD0FD"/>
    <w:rsid w:val="40E34C1B"/>
    <w:rsid w:val="40ED09D4"/>
    <w:rsid w:val="40EE28C9"/>
    <w:rsid w:val="410020EF"/>
    <w:rsid w:val="410035A7"/>
    <w:rsid w:val="4105FAC0"/>
    <w:rsid w:val="410F4297"/>
    <w:rsid w:val="4116D70A"/>
    <w:rsid w:val="41250FF0"/>
    <w:rsid w:val="4128DCFD"/>
    <w:rsid w:val="4129BAC6"/>
    <w:rsid w:val="41566564"/>
    <w:rsid w:val="416D68D5"/>
    <w:rsid w:val="41954323"/>
    <w:rsid w:val="41A205A1"/>
    <w:rsid w:val="41A54C44"/>
    <w:rsid w:val="41A60E8D"/>
    <w:rsid w:val="41A90206"/>
    <w:rsid w:val="41B5F86C"/>
    <w:rsid w:val="41B9CF28"/>
    <w:rsid w:val="41E95A3B"/>
    <w:rsid w:val="41F5D77B"/>
    <w:rsid w:val="41F8901E"/>
    <w:rsid w:val="41F9344C"/>
    <w:rsid w:val="42115308"/>
    <w:rsid w:val="4211B2F5"/>
    <w:rsid w:val="4228137B"/>
    <w:rsid w:val="423C9DE4"/>
    <w:rsid w:val="423DC1D0"/>
    <w:rsid w:val="4257C983"/>
    <w:rsid w:val="425E604F"/>
    <w:rsid w:val="426015C9"/>
    <w:rsid w:val="42612567"/>
    <w:rsid w:val="427F3E60"/>
    <w:rsid w:val="42828A56"/>
    <w:rsid w:val="4283E21A"/>
    <w:rsid w:val="4298A666"/>
    <w:rsid w:val="42A6CE7E"/>
    <w:rsid w:val="42AB11BB"/>
    <w:rsid w:val="42C6364D"/>
    <w:rsid w:val="42CA54D4"/>
    <w:rsid w:val="42DE3F9E"/>
    <w:rsid w:val="4300EA17"/>
    <w:rsid w:val="430552FE"/>
    <w:rsid w:val="43107662"/>
    <w:rsid w:val="431A2761"/>
    <w:rsid w:val="432126CF"/>
    <w:rsid w:val="4327AC70"/>
    <w:rsid w:val="43394A43"/>
    <w:rsid w:val="4358A20A"/>
    <w:rsid w:val="4366557C"/>
    <w:rsid w:val="43701DBC"/>
    <w:rsid w:val="43815C66"/>
    <w:rsid w:val="43B0AD79"/>
    <w:rsid w:val="43C39E87"/>
    <w:rsid w:val="43D0D3AE"/>
    <w:rsid w:val="43DAAD71"/>
    <w:rsid w:val="43DD3CB4"/>
    <w:rsid w:val="43DD4026"/>
    <w:rsid w:val="43EA09CC"/>
    <w:rsid w:val="43EE48F4"/>
    <w:rsid w:val="4405D760"/>
    <w:rsid w:val="440F8864"/>
    <w:rsid w:val="4424AEDC"/>
    <w:rsid w:val="4427DD1E"/>
    <w:rsid w:val="4445EDB8"/>
    <w:rsid w:val="444E886E"/>
    <w:rsid w:val="4465E637"/>
    <w:rsid w:val="448280FE"/>
    <w:rsid w:val="448A6608"/>
    <w:rsid w:val="44A076C5"/>
    <w:rsid w:val="44A0AD01"/>
    <w:rsid w:val="44AC5AAC"/>
    <w:rsid w:val="44B7E096"/>
    <w:rsid w:val="44B8ED5B"/>
    <w:rsid w:val="44C25675"/>
    <w:rsid w:val="44D00B56"/>
    <w:rsid w:val="44D3A511"/>
    <w:rsid w:val="44E2B0F2"/>
    <w:rsid w:val="44E523F0"/>
    <w:rsid w:val="44EBF6DA"/>
    <w:rsid w:val="44F63161"/>
    <w:rsid w:val="4500AACC"/>
    <w:rsid w:val="4503A23A"/>
    <w:rsid w:val="450BF821"/>
    <w:rsid w:val="45139E37"/>
    <w:rsid w:val="45156750"/>
    <w:rsid w:val="45203AEE"/>
    <w:rsid w:val="4521248B"/>
    <w:rsid w:val="452AA861"/>
    <w:rsid w:val="45323BDF"/>
    <w:rsid w:val="45601253"/>
    <w:rsid w:val="45631FCD"/>
    <w:rsid w:val="45665A0C"/>
    <w:rsid w:val="457F0EEC"/>
    <w:rsid w:val="45A98552"/>
    <w:rsid w:val="45B20270"/>
    <w:rsid w:val="45B5B5F9"/>
    <w:rsid w:val="45DDF3AE"/>
    <w:rsid w:val="45F1AB66"/>
    <w:rsid w:val="45F557BD"/>
    <w:rsid w:val="4603E8C4"/>
    <w:rsid w:val="460C8B26"/>
    <w:rsid w:val="46155390"/>
    <w:rsid w:val="463F2EC7"/>
    <w:rsid w:val="4650B020"/>
    <w:rsid w:val="465E25E7"/>
    <w:rsid w:val="46871550"/>
    <w:rsid w:val="46AA6DA2"/>
    <w:rsid w:val="46ADAECA"/>
    <w:rsid w:val="46BE2519"/>
    <w:rsid w:val="46E458DF"/>
    <w:rsid w:val="46E9E1E6"/>
    <w:rsid w:val="471409F8"/>
    <w:rsid w:val="4715448D"/>
    <w:rsid w:val="4715CEE8"/>
    <w:rsid w:val="47239590"/>
    <w:rsid w:val="472F4A4F"/>
    <w:rsid w:val="473AED82"/>
    <w:rsid w:val="474456D1"/>
    <w:rsid w:val="4746F6A4"/>
    <w:rsid w:val="474DDDD0"/>
    <w:rsid w:val="4759CAC1"/>
    <w:rsid w:val="475BCCF6"/>
    <w:rsid w:val="4775B53F"/>
    <w:rsid w:val="479A3913"/>
    <w:rsid w:val="47AC9DF1"/>
    <w:rsid w:val="47BF816E"/>
    <w:rsid w:val="48067A7A"/>
    <w:rsid w:val="48092052"/>
    <w:rsid w:val="481C2BF6"/>
    <w:rsid w:val="482955E7"/>
    <w:rsid w:val="4850E70F"/>
    <w:rsid w:val="4857B054"/>
    <w:rsid w:val="4866DE08"/>
    <w:rsid w:val="48752BD9"/>
    <w:rsid w:val="488ACBE6"/>
    <w:rsid w:val="48972D60"/>
    <w:rsid w:val="48ADDAE1"/>
    <w:rsid w:val="48C1A20F"/>
    <w:rsid w:val="48C639B7"/>
    <w:rsid w:val="48CBAFA9"/>
    <w:rsid w:val="48D44C89"/>
    <w:rsid w:val="48F0410F"/>
    <w:rsid w:val="490D90D7"/>
    <w:rsid w:val="491B5355"/>
    <w:rsid w:val="491E0C71"/>
    <w:rsid w:val="49248633"/>
    <w:rsid w:val="4929AE69"/>
    <w:rsid w:val="492AE857"/>
    <w:rsid w:val="49368D30"/>
    <w:rsid w:val="493C6B5D"/>
    <w:rsid w:val="493EB6E6"/>
    <w:rsid w:val="496C0186"/>
    <w:rsid w:val="496CF19F"/>
    <w:rsid w:val="49767B75"/>
    <w:rsid w:val="4986AB85"/>
    <w:rsid w:val="4997C910"/>
    <w:rsid w:val="49A4A62E"/>
    <w:rsid w:val="49A4A713"/>
    <w:rsid w:val="49C15C5A"/>
    <w:rsid w:val="49D9C4F3"/>
    <w:rsid w:val="49DD6FFB"/>
    <w:rsid w:val="49E3F27C"/>
    <w:rsid w:val="49ED20F3"/>
    <w:rsid w:val="49F0CEEC"/>
    <w:rsid w:val="49F18EF0"/>
    <w:rsid w:val="49FA4C4F"/>
    <w:rsid w:val="4A1375A7"/>
    <w:rsid w:val="4A1AC4C5"/>
    <w:rsid w:val="4A1E3B90"/>
    <w:rsid w:val="4A1EB155"/>
    <w:rsid w:val="4A251403"/>
    <w:rsid w:val="4A4364E9"/>
    <w:rsid w:val="4A598949"/>
    <w:rsid w:val="4A8413F3"/>
    <w:rsid w:val="4A84ED1B"/>
    <w:rsid w:val="4A8958F9"/>
    <w:rsid w:val="4A8A0C41"/>
    <w:rsid w:val="4A8D8A45"/>
    <w:rsid w:val="4AA1BDC7"/>
    <w:rsid w:val="4AAC02E6"/>
    <w:rsid w:val="4AB07EAA"/>
    <w:rsid w:val="4AB53E78"/>
    <w:rsid w:val="4ABD6E31"/>
    <w:rsid w:val="4AC48024"/>
    <w:rsid w:val="4AFD6EF0"/>
    <w:rsid w:val="4B021495"/>
    <w:rsid w:val="4B0F0CAB"/>
    <w:rsid w:val="4B37F04B"/>
    <w:rsid w:val="4B3CCA3A"/>
    <w:rsid w:val="4B522002"/>
    <w:rsid w:val="4B5831E5"/>
    <w:rsid w:val="4B7D154F"/>
    <w:rsid w:val="4B86F2F0"/>
    <w:rsid w:val="4B8CC043"/>
    <w:rsid w:val="4B92865F"/>
    <w:rsid w:val="4BA035A2"/>
    <w:rsid w:val="4BA16E83"/>
    <w:rsid w:val="4BA30699"/>
    <w:rsid w:val="4BB0EE08"/>
    <w:rsid w:val="4BBB8C2F"/>
    <w:rsid w:val="4BBC82D6"/>
    <w:rsid w:val="4BC39734"/>
    <w:rsid w:val="4BF19B4B"/>
    <w:rsid w:val="4C0595D5"/>
    <w:rsid w:val="4C2741E5"/>
    <w:rsid w:val="4C3373C3"/>
    <w:rsid w:val="4C3C0146"/>
    <w:rsid w:val="4C44B2B2"/>
    <w:rsid w:val="4C46E68A"/>
    <w:rsid w:val="4C482FEE"/>
    <w:rsid w:val="4C4EABC1"/>
    <w:rsid w:val="4C643A85"/>
    <w:rsid w:val="4C72BF20"/>
    <w:rsid w:val="4C7A7A5F"/>
    <w:rsid w:val="4CA9FB42"/>
    <w:rsid w:val="4D029B42"/>
    <w:rsid w:val="4D067122"/>
    <w:rsid w:val="4D07C228"/>
    <w:rsid w:val="4D1B0F73"/>
    <w:rsid w:val="4D26D565"/>
    <w:rsid w:val="4D28FCBA"/>
    <w:rsid w:val="4D3C9034"/>
    <w:rsid w:val="4D457803"/>
    <w:rsid w:val="4D480D17"/>
    <w:rsid w:val="4D576281"/>
    <w:rsid w:val="4D6C92B1"/>
    <w:rsid w:val="4D6E72BF"/>
    <w:rsid w:val="4D794E5A"/>
    <w:rsid w:val="4D86A242"/>
    <w:rsid w:val="4D9705E2"/>
    <w:rsid w:val="4DA2978B"/>
    <w:rsid w:val="4DD04C4B"/>
    <w:rsid w:val="4E0AFEE7"/>
    <w:rsid w:val="4E1C28E1"/>
    <w:rsid w:val="4E24C897"/>
    <w:rsid w:val="4E5B07F7"/>
    <w:rsid w:val="4E626737"/>
    <w:rsid w:val="4E6BC075"/>
    <w:rsid w:val="4E7410F8"/>
    <w:rsid w:val="4E76A7E8"/>
    <w:rsid w:val="4E8D535D"/>
    <w:rsid w:val="4EB8E0EB"/>
    <w:rsid w:val="4ECB958C"/>
    <w:rsid w:val="4ED888B0"/>
    <w:rsid w:val="4EE81D8B"/>
    <w:rsid w:val="4EF2D577"/>
    <w:rsid w:val="4EF4348B"/>
    <w:rsid w:val="4EF7E331"/>
    <w:rsid w:val="4EF829F4"/>
    <w:rsid w:val="4EFF530B"/>
    <w:rsid w:val="4F024691"/>
    <w:rsid w:val="4F152B5C"/>
    <w:rsid w:val="4F345183"/>
    <w:rsid w:val="4F41464A"/>
    <w:rsid w:val="4F4F628C"/>
    <w:rsid w:val="4F55FA8D"/>
    <w:rsid w:val="4F5BD398"/>
    <w:rsid w:val="4F8355C3"/>
    <w:rsid w:val="4F938A4E"/>
    <w:rsid w:val="4F998D64"/>
    <w:rsid w:val="4F9B3C37"/>
    <w:rsid w:val="4FA24FCC"/>
    <w:rsid w:val="4FB52AE5"/>
    <w:rsid w:val="4FBFAECC"/>
    <w:rsid w:val="4FC0C846"/>
    <w:rsid w:val="4FC105A2"/>
    <w:rsid w:val="4FCA54D6"/>
    <w:rsid w:val="4FD2962B"/>
    <w:rsid w:val="4FE3F926"/>
    <w:rsid w:val="4FFD28FA"/>
    <w:rsid w:val="5004B000"/>
    <w:rsid w:val="502BECBD"/>
    <w:rsid w:val="50416291"/>
    <w:rsid w:val="5050DD14"/>
    <w:rsid w:val="50640710"/>
    <w:rsid w:val="5067C739"/>
    <w:rsid w:val="50756B42"/>
    <w:rsid w:val="5077D8D3"/>
    <w:rsid w:val="507C5659"/>
    <w:rsid w:val="508D020B"/>
    <w:rsid w:val="50939E88"/>
    <w:rsid w:val="5096CDF9"/>
    <w:rsid w:val="50B72BDE"/>
    <w:rsid w:val="50E015ED"/>
    <w:rsid w:val="50E82E20"/>
    <w:rsid w:val="50EBCF60"/>
    <w:rsid w:val="50ED022A"/>
    <w:rsid w:val="50FF0D33"/>
    <w:rsid w:val="5104BB8B"/>
    <w:rsid w:val="51180D34"/>
    <w:rsid w:val="5119E983"/>
    <w:rsid w:val="511EAD23"/>
    <w:rsid w:val="5120B689"/>
    <w:rsid w:val="51389611"/>
    <w:rsid w:val="5146EACC"/>
    <w:rsid w:val="5157F481"/>
    <w:rsid w:val="515FE39B"/>
    <w:rsid w:val="51650D99"/>
    <w:rsid w:val="517D9CB8"/>
    <w:rsid w:val="518C0321"/>
    <w:rsid w:val="51AE1A2A"/>
    <w:rsid w:val="51B8CD75"/>
    <w:rsid w:val="51CB89F6"/>
    <w:rsid w:val="51E804EF"/>
    <w:rsid w:val="51FBC18B"/>
    <w:rsid w:val="52137208"/>
    <w:rsid w:val="523812F1"/>
    <w:rsid w:val="523872FF"/>
    <w:rsid w:val="524C4192"/>
    <w:rsid w:val="52526FA3"/>
    <w:rsid w:val="52673A90"/>
    <w:rsid w:val="5270FEEB"/>
    <w:rsid w:val="528220D7"/>
    <w:rsid w:val="52955AF1"/>
    <w:rsid w:val="5295B0A0"/>
    <w:rsid w:val="52A03015"/>
    <w:rsid w:val="52C617C9"/>
    <w:rsid w:val="52CDE89A"/>
    <w:rsid w:val="52CF4EAC"/>
    <w:rsid w:val="52F5A57D"/>
    <w:rsid w:val="530D5B34"/>
    <w:rsid w:val="5310D1E4"/>
    <w:rsid w:val="531940C3"/>
    <w:rsid w:val="5324E833"/>
    <w:rsid w:val="532CB764"/>
    <w:rsid w:val="5340907F"/>
    <w:rsid w:val="53458408"/>
    <w:rsid w:val="535D7A04"/>
    <w:rsid w:val="53669C21"/>
    <w:rsid w:val="537419FC"/>
    <w:rsid w:val="53741C53"/>
    <w:rsid w:val="538A6554"/>
    <w:rsid w:val="538B656B"/>
    <w:rsid w:val="53961B73"/>
    <w:rsid w:val="53A5857F"/>
    <w:rsid w:val="53B7345B"/>
    <w:rsid w:val="53BC2C81"/>
    <w:rsid w:val="53C1CD4C"/>
    <w:rsid w:val="53C78D32"/>
    <w:rsid w:val="53CC549B"/>
    <w:rsid w:val="53DDD125"/>
    <w:rsid w:val="53E9238F"/>
    <w:rsid w:val="53EAFB02"/>
    <w:rsid w:val="53EF27F4"/>
    <w:rsid w:val="53F71309"/>
    <w:rsid w:val="54171AFD"/>
    <w:rsid w:val="541CF956"/>
    <w:rsid w:val="5427BCEA"/>
    <w:rsid w:val="5439E2F3"/>
    <w:rsid w:val="543B1C55"/>
    <w:rsid w:val="54459ACB"/>
    <w:rsid w:val="54461ED7"/>
    <w:rsid w:val="54534999"/>
    <w:rsid w:val="5457E53E"/>
    <w:rsid w:val="545C8061"/>
    <w:rsid w:val="5464CD29"/>
    <w:rsid w:val="547DB3DF"/>
    <w:rsid w:val="548E2FAD"/>
    <w:rsid w:val="54D15B29"/>
    <w:rsid w:val="54D17CE9"/>
    <w:rsid w:val="55001AC0"/>
    <w:rsid w:val="5512D6A5"/>
    <w:rsid w:val="551ADE03"/>
    <w:rsid w:val="551EBCAA"/>
    <w:rsid w:val="552010BE"/>
    <w:rsid w:val="5535E576"/>
    <w:rsid w:val="553F2174"/>
    <w:rsid w:val="55555D98"/>
    <w:rsid w:val="555FDECE"/>
    <w:rsid w:val="5562F4FD"/>
    <w:rsid w:val="556ECBCE"/>
    <w:rsid w:val="5572A7EA"/>
    <w:rsid w:val="5595ABEA"/>
    <w:rsid w:val="55BABD68"/>
    <w:rsid w:val="55BE8C0C"/>
    <w:rsid w:val="55C142B3"/>
    <w:rsid w:val="55C9CF1F"/>
    <w:rsid w:val="55CFE32A"/>
    <w:rsid w:val="55EFDC0B"/>
    <w:rsid w:val="55F04C25"/>
    <w:rsid w:val="5600DB4E"/>
    <w:rsid w:val="5605F64C"/>
    <w:rsid w:val="561279A8"/>
    <w:rsid w:val="56234EE2"/>
    <w:rsid w:val="56399740"/>
    <w:rsid w:val="563B766D"/>
    <w:rsid w:val="56525EEE"/>
    <w:rsid w:val="5678C6ED"/>
    <w:rsid w:val="56A8042D"/>
    <w:rsid w:val="56B17B9C"/>
    <w:rsid w:val="56CB2C51"/>
    <w:rsid w:val="56CECC0F"/>
    <w:rsid w:val="56EA2DFA"/>
    <w:rsid w:val="57004571"/>
    <w:rsid w:val="5710D80E"/>
    <w:rsid w:val="5715F7F8"/>
    <w:rsid w:val="5724BF0C"/>
    <w:rsid w:val="572D602A"/>
    <w:rsid w:val="573E8AAF"/>
    <w:rsid w:val="5750DC84"/>
    <w:rsid w:val="575B9E86"/>
    <w:rsid w:val="5762D154"/>
    <w:rsid w:val="576A3196"/>
    <w:rsid w:val="5779271E"/>
    <w:rsid w:val="577D1255"/>
    <w:rsid w:val="578811BD"/>
    <w:rsid w:val="578D2822"/>
    <w:rsid w:val="5793FA39"/>
    <w:rsid w:val="57A45ACF"/>
    <w:rsid w:val="57B943B4"/>
    <w:rsid w:val="57CC7BD8"/>
    <w:rsid w:val="57CFC8C2"/>
    <w:rsid w:val="57D3C382"/>
    <w:rsid w:val="57E6C2D0"/>
    <w:rsid w:val="57EA031D"/>
    <w:rsid w:val="57EB9C50"/>
    <w:rsid w:val="57EE253C"/>
    <w:rsid w:val="57F2DC0F"/>
    <w:rsid w:val="57F78600"/>
    <w:rsid w:val="58051DCF"/>
    <w:rsid w:val="5818439A"/>
    <w:rsid w:val="58290E76"/>
    <w:rsid w:val="582FB707"/>
    <w:rsid w:val="58489592"/>
    <w:rsid w:val="58618A80"/>
    <w:rsid w:val="58701191"/>
    <w:rsid w:val="58784501"/>
    <w:rsid w:val="58921120"/>
    <w:rsid w:val="5893CA34"/>
    <w:rsid w:val="5898D7FD"/>
    <w:rsid w:val="58A1C602"/>
    <w:rsid w:val="58EF1DC6"/>
    <w:rsid w:val="5902411E"/>
    <w:rsid w:val="59039185"/>
    <w:rsid w:val="591582A2"/>
    <w:rsid w:val="592329CE"/>
    <w:rsid w:val="5927EE24"/>
    <w:rsid w:val="592D0CA9"/>
    <w:rsid w:val="59569447"/>
    <w:rsid w:val="5964B483"/>
    <w:rsid w:val="59712EEC"/>
    <w:rsid w:val="5972AE5A"/>
    <w:rsid w:val="597B5C89"/>
    <w:rsid w:val="597FB5ED"/>
    <w:rsid w:val="5988532A"/>
    <w:rsid w:val="598DDC5A"/>
    <w:rsid w:val="59943CD2"/>
    <w:rsid w:val="599CA188"/>
    <w:rsid w:val="59A0262C"/>
    <w:rsid w:val="59E7513B"/>
    <w:rsid w:val="59E7858B"/>
    <w:rsid w:val="5A1FD25D"/>
    <w:rsid w:val="5A237430"/>
    <w:rsid w:val="5A259892"/>
    <w:rsid w:val="5A33F028"/>
    <w:rsid w:val="5A3E7F26"/>
    <w:rsid w:val="5A4591B4"/>
    <w:rsid w:val="5A492395"/>
    <w:rsid w:val="5A4DDA6C"/>
    <w:rsid w:val="5A582D55"/>
    <w:rsid w:val="5A5C5ABA"/>
    <w:rsid w:val="5A6E1AB2"/>
    <w:rsid w:val="5A8933C8"/>
    <w:rsid w:val="5AA78E18"/>
    <w:rsid w:val="5AADB493"/>
    <w:rsid w:val="5AAE3799"/>
    <w:rsid w:val="5AC59AC6"/>
    <w:rsid w:val="5ADAC45D"/>
    <w:rsid w:val="5ADBE1C4"/>
    <w:rsid w:val="5AF7ADA7"/>
    <w:rsid w:val="5B0EBC1B"/>
    <w:rsid w:val="5B17CE48"/>
    <w:rsid w:val="5B2B8279"/>
    <w:rsid w:val="5B2BD43C"/>
    <w:rsid w:val="5B32BDF0"/>
    <w:rsid w:val="5B3657C6"/>
    <w:rsid w:val="5B3FADA5"/>
    <w:rsid w:val="5B41CD36"/>
    <w:rsid w:val="5B514397"/>
    <w:rsid w:val="5B5D4D51"/>
    <w:rsid w:val="5B67F2D6"/>
    <w:rsid w:val="5B7C379E"/>
    <w:rsid w:val="5BAB5F8B"/>
    <w:rsid w:val="5BDAD3CF"/>
    <w:rsid w:val="5BDBD7FE"/>
    <w:rsid w:val="5BE15D5C"/>
    <w:rsid w:val="5BEA29B3"/>
    <w:rsid w:val="5BEA884C"/>
    <w:rsid w:val="5BED7F55"/>
    <w:rsid w:val="5BF1C1FF"/>
    <w:rsid w:val="5BF63699"/>
    <w:rsid w:val="5BF9C7FD"/>
    <w:rsid w:val="5C091B27"/>
    <w:rsid w:val="5C0E02EC"/>
    <w:rsid w:val="5C16904E"/>
    <w:rsid w:val="5C1FB78D"/>
    <w:rsid w:val="5C213AEB"/>
    <w:rsid w:val="5C4626AF"/>
    <w:rsid w:val="5C49BF1A"/>
    <w:rsid w:val="5C52FB32"/>
    <w:rsid w:val="5C5B71C7"/>
    <w:rsid w:val="5C5BF753"/>
    <w:rsid w:val="5C604945"/>
    <w:rsid w:val="5C608A55"/>
    <w:rsid w:val="5C6AA763"/>
    <w:rsid w:val="5C701AFF"/>
    <w:rsid w:val="5C834412"/>
    <w:rsid w:val="5C898DCE"/>
    <w:rsid w:val="5C965A8A"/>
    <w:rsid w:val="5C9C2909"/>
    <w:rsid w:val="5CA54730"/>
    <w:rsid w:val="5CA7CE9A"/>
    <w:rsid w:val="5CAF277B"/>
    <w:rsid w:val="5CB1BE61"/>
    <w:rsid w:val="5CBBEB04"/>
    <w:rsid w:val="5CC3A928"/>
    <w:rsid w:val="5CC5F355"/>
    <w:rsid w:val="5CD6586C"/>
    <w:rsid w:val="5CE29169"/>
    <w:rsid w:val="5CF16025"/>
    <w:rsid w:val="5CF386BE"/>
    <w:rsid w:val="5D0AE649"/>
    <w:rsid w:val="5D0F1B4B"/>
    <w:rsid w:val="5D17E70A"/>
    <w:rsid w:val="5D21D1E0"/>
    <w:rsid w:val="5D47EBFE"/>
    <w:rsid w:val="5D4ED3A9"/>
    <w:rsid w:val="5D52E0AD"/>
    <w:rsid w:val="5D58A7E0"/>
    <w:rsid w:val="5D5C6062"/>
    <w:rsid w:val="5D5D4C5E"/>
    <w:rsid w:val="5D5F6047"/>
    <w:rsid w:val="5D63253A"/>
    <w:rsid w:val="5D946516"/>
    <w:rsid w:val="5D974389"/>
    <w:rsid w:val="5D9F4729"/>
    <w:rsid w:val="5DAF42B1"/>
    <w:rsid w:val="5DAFA574"/>
    <w:rsid w:val="5DB09F77"/>
    <w:rsid w:val="5DB25AE3"/>
    <w:rsid w:val="5DB40DB5"/>
    <w:rsid w:val="5DCBE6FC"/>
    <w:rsid w:val="5DD4AB14"/>
    <w:rsid w:val="5DDDDC49"/>
    <w:rsid w:val="5DE984D8"/>
    <w:rsid w:val="5DF0861D"/>
    <w:rsid w:val="5DF38F13"/>
    <w:rsid w:val="5DF6EA90"/>
    <w:rsid w:val="5E0C6019"/>
    <w:rsid w:val="5E235940"/>
    <w:rsid w:val="5E2953EE"/>
    <w:rsid w:val="5E47CFE7"/>
    <w:rsid w:val="5E4EC068"/>
    <w:rsid w:val="5E58418D"/>
    <w:rsid w:val="5E642CF7"/>
    <w:rsid w:val="5E759903"/>
    <w:rsid w:val="5E777372"/>
    <w:rsid w:val="5EA18D63"/>
    <w:rsid w:val="5EB2026D"/>
    <w:rsid w:val="5ED47EB5"/>
    <w:rsid w:val="5EF78B6A"/>
    <w:rsid w:val="5EFE0760"/>
    <w:rsid w:val="5F203BCA"/>
    <w:rsid w:val="5F222D97"/>
    <w:rsid w:val="5F242A57"/>
    <w:rsid w:val="5F2D8B5F"/>
    <w:rsid w:val="5F34A326"/>
    <w:rsid w:val="5F3E8FA1"/>
    <w:rsid w:val="5F693FF1"/>
    <w:rsid w:val="5F7011CE"/>
    <w:rsid w:val="5F80CA0B"/>
    <w:rsid w:val="5FA09E06"/>
    <w:rsid w:val="5FBAAB0E"/>
    <w:rsid w:val="5FD63237"/>
    <w:rsid w:val="5FDD7E64"/>
    <w:rsid w:val="5FE68372"/>
    <w:rsid w:val="5FE762B3"/>
    <w:rsid w:val="5FE89280"/>
    <w:rsid w:val="5FEC4E4B"/>
    <w:rsid w:val="5FEFC6F8"/>
    <w:rsid w:val="5FF5F81E"/>
    <w:rsid w:val="6002F1D6"/>
    <w:rsid w:val="600EC7D7"/>
    <w:rsid w:val="603DB086"/>
    <w:rsid w:val="6065D986"/>
    <w:rsid w:val="606E0DCC"/>
    <w:rsid w:val="607657DE"/>
    <w:rsid w:val="6094C1E8"/>
    <w:rsid w:val="60A13EF4"/>
    <w:rsid w:val="60A20288"/>
    <w:rsid w:val="60B1C2E0"/>
    <w:rsid w:val="60C5BBF5"/>
    <w:rsid w:val="60C6F6E5"/>
    <w:rsid w:val="60E433D6"/>
    <w:rsid w:val="60E62785"/>
    <w:rsid w:val="60E70544"/>
    <w:rsid w:val="611341CF"/>
    <w:rsid w:val="6131E6AA"/>
    <w:rsid w:val="614FB860"/>
    <w:rsid w:val="61725B04"/>
    <w:rsid w:val="617F1546"/>
    <w:rsid w:val="6188FD90"/>
    <w:rsid w:val="618C1084"/>
    <w:rsid w:val="618F57B4"/>
    <w:rsid w:val="61B67759"/>
    <w:rsid w:val="61C2E14B"/>
    <w:rsid w:val="61C66CAA"/>
    <w:rsid w:val="61C7067B"/>
    <w:rsid w:val="61D505B7"/>
    <w:rsid w:val="61D60A88"/>
    <w:rsid w:val="61D81572"/>
    <w:rsid w:val="61E9E65A"/>
    <w:rsid w:val="61F6AE07"/>
    <w:rsid w:val="6221B15C"/>
    <w:rsid w:val="6233C01A"/>
    <w:rsid w:val="6234C0E9"/>
    <w:rsid w:val="6247D9C9"/>
    <w:rsid w:val="624E2731"/>
    <w:rsid w:val="62600D5C"/>
    <w:rsid w:val="6261DB39"/>
    <w:rsid w:val="626280BB"/>
    <w:rsid w:val="626EB456"/>
    <w:rsid w:val="62870DD1"/>
    <w:rsid w:val="628E1A3F"/>
    <w:rsid w:val="62AEF282"/>
    <w:rsid w:val="62C12C5A"/>
    <w:rsid w:val="62C5E43F"/>
    <w:rsid w:val="62CCFF10"/>
    <w:rsid w:val="62E6E7F4"/>
    <w:rsid w:val="62EC2A25"/>
    <w:rsid w:val="62EC68E0"/>
    <w:rsid w:val="62EDFB4F"/>
    <w:rsid w:val="62F47286"/>
    <w:rsid w:val="62FBAC30"/>
    <w:rsid w:val="63035A2B"/>
    <w:rsid w:val="630B085A"/>
    <w:rsid w:val="6314AE22"/>
    <w:rsid w:val="631DC678"/>
    <w:rsid w:val="6328B9D4"/>
    <w:rsid w:val="634AD378"/>
    <w:rsid w:val="6365C3ED"/>
    <w:rsid w:val="63755EEB"/>
    <w:rsid w:val="6382D6F8"/>
    <w:rsid w:val="6386C086"/>
    <w:rsid w:val="638EB4DB"/>
    <w:rsid w:val="639C34DA"/>
    <w:rsid w:val="63ABD2EC"/>
    <w:rsid w:val="63B31519"/>
    <w:rsid w:val="63B510E9"/>
    <w:rsid w:val="63B7B97A"/>
    <w:rsid w:val="63B7CAA0"/>
    <w:rsid w:val="63C36875"/>
    <w:rsid w:val="63D045E9"/>
    <w:rsid w:val="63D2D246"/>
    <w:rsid w:val="63D9BF23"/>
    <w:rsid w:val="63EB4E86"/>
    <w:rsid w:val="6401E25E"/>
    <w:rsid w:val="641529E1"/>
    <w:rsid w:val="6449FB88"/>
    <w:rsid w:val="646D64C4"/>
    <w:rsid w:val="64857AC5"/>
    <w:rsid w:val="6487ED56"/>
    <w:rsid w:val="6489A349"/>
    <w:rsid w:val="64A0564D"/>
    <w:rsid w:val="64B907D3"/>
    <w:rsid w:val="64BE2612"/>
    <w:rsid w:val="64BF6366"/>
    <w:rsid w:val="64C2FF22"/>
    <w:rsid w:val="64D056AF"/>
    <w:rsid w:val="64D994F1"/>
    <w:rsid w:val="64DB01EB"/>
    <w:rsid w:val="64EED496"/>
    <w:rsid w:val="6500B795"/>
    <w:rsid w:val="65083C17"/>
    <w:rsid w:val="652F8C15"/>
    <w:rsid w:val="656DBB30"/>
    <w:rsid w:val="659C4A4D"/>
    <w:rsid w:val="65A1BA21"/>
    <w:rsid w:val="65AA2A7D"/>
    <w:rsid w:val="65AF5216"/>
    <w:rsid w:val="65AF5D21"/>
    <w:rsid w:val="65B58784"/>
    <w:rsid w:val="65BA2F2C"/>
    <w:rsid w:val="65BCAF32"/>
    <w:rsid w:val="65C2FBD5"/>
    <w:rsid w:val="65C56AF0"/>
    <w:rsid w:val="65C6217F"/>
    <w:rsid w:val="65DD404D"/>
    <w:rsid w:val="6615E172"/>
    <w:rsid w:val="6628F738"/>
    <w:rsid w:val="6634EAEA"/>
    <w:rsid w:val="6637D3E8"/>
    <w:rsid w:val="664733D2"/>
    <w:rsid w:val="664AD18B"/>
    <w:rsid w:val="6651DBE0"/>
    <w:rsid w:val="665F7615"/>
    <w:rsid w:val="666984FD"/>
    <w:rsid w:val="66784745"/>
    <w:rsid w:val="669A3E31"/>
    <w:rsid w:val="66A4B524"/>
    <w:rsid w:val="66BF6F2A"/>
    <w:rsid w:val="66D11FD9"/>
    <w:rsid w:val="66DF2CF0"/>
    <w:rsid w:val="66DF9F68"/>
    <w:rsid w:val="66E2E820"/>
    <w:rsid w:val="66E44A1E"/>
    <w:rsid w:val="66E4E134"/>
    <w:rsid w:val="66F12D03"/>
    <w:rsid w:val="6715605C"/>
    <w:rsid w:val="671DF64C"/>
    <w:rsid w:val="673135B2"/>
    <w:rsid w:val="6745A479"/>
    <w:rsid w:val="674A4CC3"/>
    <w:rsid w:val="677499D0"/>
    <w:rsid w:val="677587C5"/>
    <w:rsid w:val="678ADF43"/>
    <w:rsid w:val="6791DED1"/>
    <w:rsid w:val="679C74B8"/>
    <w:rsid w:val="679FAAA0"/>
    <w:rsid w:val="67B27CDE"/>
    <w:rsid w:val="67E04657"/>
    <w:rsid w:val="67E6178A"/>
    <w:rsid w:val="67F1685A"/>
    <w:rsid w:val="67FE4584"/>
    <w:rsid w:val="6800772A"/>
    <w:rsid w:val="680867DA"/>
    <w:rsid w:val="68099D9C"/>
    <w:rsid w:val="6821FBB4"/>
    <w:rsid w:val="6825B314"/>
    <w:rsid w:val="6854BAB4"/>
    <w:rsid w:val="68726CE0"/>
    <w:rsid w:val="68809EA4"/>
    <w:rsid w:val="68934A92"/>
    <w:rsid w:val="68B0B154"/>
    <w:rsid w:val="68B13693"/>
    <w:rsid w:val="68BC7A73"/>
    <w:rsid w:val="68C787FD"/>
    <w:rsid w:val="68CF7AA3"/>
    <w:rsid w:val="68D22729"/>
    <w:rsid w:val="68DEE5AE"/>
    <w:rsid w:val="6901246C"/>
    <w:rsid w:val="690F5C70"/>
    <w:rsid w:val="6912EE61"/>
    <w:rsid w:val="6915788D"/>
    <w:rsid w:val="6945AB34"/>
    <w:rsid w:val="69488BD0"/>
    <w:rsid w:val="694E5DEB"/>
    <w:rsid w:val="6963D793"/>
    <w:rsid w:val="6965590D"/>
    <w:rsid w:val="69725110"/>
    <w:rsid w:val="6987D192"/>
    <w:rsid w:val="69AE19A3"/>
    <w:rsid w:val="69BA7A38"/>
    <w:rsid w:val="69C48278"/>
    <w:rsid w:val="69CA5C27"/>
    <w:rsid w:val="69D7A30F"/>
    <w:rsid w:val="69D7FCBC"/>
    <w:rsid w:val="69E36247"/>
    <w:rsid w:val="69F03A31"/>
    <w:rsid w:val="69F5492E"/>
    <w:rsid w:val="69F7A250"/>
    <w:rsid w:val="69F93981"/>
    <w:rsid w:val="6A00085D"/>
    <w:rsid w:val="6A019657"/>
    <w:rsid w:val="6A03B20E"/>
    <w:rsid w:val="6A0A5BEF"/>
    <w:rsid w:val="6A0E5895"/>
    <w:rsid w:val="6A168886"/>
    <w:rsid w:val="6A1F55C3"/>
    <w:rsid w:val="6A31EBBA"/>
    <w:rsid w:val="6A46FED3"/>
    <w:rsid w:val="6A5D3787"/>
    <w:rsid w:val="6A5EDF6C"/>
    <w:rsid w:val="6A6A28E9"/>
    <w:rsid w:val="6A6CF4B7"/>
    <w:rsid w:val="6A7EB29F"/>
    <w:rsid w:val="6AA01065"/>
    <w:rsid w:val="6AA2A57B"/>
    <w:rsid w:val="6AA5BD6F"/>
    <w:rsid w:val="6AA65EC0"/>
    <w:rsid w:val="6AAD5A2E"/>
    <w:rsid w:val="6AB5C186"/>
    <w:rsid w:val="6AB72E3E"/>
    <w:rsid w:val="6ABC5DFF"/>
    <w:rsid w:val="6ABE588F"/>
    <w:rsid w:val="6ABFC9F4"/>
    <w:rsid w:val="6AD58219"/>
    <w:rsid w:val="6AD8C0D5"/>
    <w:rsid w:val="6ADA2122"/>
    <w:rsid w:val="6AED5E69"/>
    <w:rsid w:val="6AF09043"/>
    <w:rsid w:val="6AF195F6"/>
    <w:rsid w:val="6AF5F8C3"/>
    <w:rsid w:val="6AF6A210"/>
    <w:rsid w:val="6AFC6FE7"/>
    <w:rsid w:val="6B19C86C"/>
    <w:rsid w:val="6B3A17AB"/>
    <w:rsid w:val="6B3ACA90"/>
    <w:rsid w:val="6B47F0A2"/>
    <w:rsid w:val="6B64A7A2"/>
    <w:rsid w:val="6B6D0A12"/>
    <w:rsid w:val="6B802B7B"/>
    <w:rsid w:val="6B930E8B"/>
    <w:rsid w:val="6BA6422A"/>
    <w:rsid w:val="6BB07DD4"/>
    <w:rsid w:val="6BB58C5D"/>
    <w:rsid w:val="6BBF64A2"/>
    <w:rsid w:val="6BC25741"/>
    <w:rsid w:val="6BC2B5EF"/>
    <w:rsid w:val="6BDCD280"/>
    <w:rsid w:val="6C2118AC"/>
    <w:rsid w:val="6C3C296F"/>
    <w:rsid w:val="6C4FE449"/>
    <w:rsid w:val="6C50E5D4"/>
    <w:rsid w:val="6C59A8E0"/>
    <w:rsid w:val="6C59F13B"/>
    <w:rsid w:val="6C62021A"/>
    <w:rsid w:val="6C8E6C47"/>
    <w:rsid w:val="6C939007"/>
    <w:rsid w:val="6C9F3F95"/>
    <w:rsid w:val="6CBF5F93"/>
    <w:rsid w:val="6CCEEBA6"/>
    <w:rsid w:val="6CD6C8B2"/>
    <w:rsid w:val="6CE5EB6A"/>
    <w:rsid w:val="6CEA9B46"/>
    <w:rsid w:val="6CEE717B"/>
    <w:rsid w:val="6D060762"/>
    <w:rsid w:val="6D0F43F6"/>
    <w:rsid w:val="6D169CF6"/>
    <w:rsid w:val="6D16A881"/>
    <w:rsid w:val="6D2C05D4"/>
    <w:rsid w:val="6D308DD8"/>
    <w:rsid w:val="6D34DA40"/>
    <w:rsid w:val="6D3DE643"/>
    <w:rsid w:val="6D41764D"/>
    <w:rsid w:val="6D56B28F"/>
    <w:rsid w:val="6D5A6118"/>
    <w:rsid w:val="6D87AF65"/>
    <w:rsid w:val="6DA13569"/>
    <w:rsid w:val="6DA82716"/>
    <w:rsid w:val="6DD48D56"/>
    <w:rsid w:val="6DD6044A"/>
    <w:rsid w:val="6DDCE003"/>
    <w:rsid w:val="6DE27391"/>
    <w:rsid w:val="6DE31B15"/>
    <w:rsid w:val="6DEDCAD2"/>
    <w:rsid w:val="6E0A3668"/>
    <w:rsid w:val="6E188615"/>
    <w:rsid w:val="6E433C76"/>
    <w:rsid w:val="6E53C91E"/>
    <w:rsid w:val="6E651FC3"/>
    <w:rsid w:val="6E7BFCDA"/>
    <w:rsid w:val="6E9B9345"/>
    <w:rsid w:val="6EA10DC0"/>
    <w:rsid w:val="6EA89E3A"/>
    <w:rsid w:val="6EAD4B38"/>
    <w:rsid w:val="6EB689A5"/>
    <w:rsid w:val="6ED407C7"/>
    <w:rsid w:val="6EDC1664"/>
    <w:rsid w:val="6EEE006C"/>
    <w:rsid w:val="6F1A6453"/>
    <w:rsid w:val="6F85A0C0"/>
    <w:rsid w:val="6FAA17B9"/>
    <w:rsid w:val="6FC1D8AE"/>
    <w:rsid w:val="6FC4FE5E"/>
    <w:rsid w:val="6FC62196"/>
    <w:rsid w:val="6FEC28A6"/>
    <w:rsid w:val="6FF4F895"/>
    <w:rsid w:val="6FF83A0A"/>
    <w:rsid w:val="703519CB"/>
    <w:rsid w:val="70597A2B"/>
    <w:rsid w:val="705AB6E5"/>
    <w:rsid w:val="707EBDBC"/>
    <w:rsid w:val="70C59C9D"/>
    <w:rsid w:val="70D3333F"/>
    <w:rsid w:val="7101B53A"/>
    <w:rsid w:val="71118A77"/>
    <w:rsid w:val="711D48FA"/>
    <w:rsid w:val="71223F18"/>
    <w:rsid w:val="713075B1"/>
    <w:rsid w:val="7133A61C"/>
    <w:rsid w:val="71399321"/>
    <w:rsid w:val="71429F3A"/>
    <w:rsid w:val="714771C4"/>
    <w:rsid w:val="714A04C2"/>
    <w:rsid w:val="714C19AB"/>
    <w:rsid w:val="717AD2C6"/>
    <w:rsid w:val="71833488"/>
    <w:rsid w:val="71874BD6"/>
    <w:rsid w:val="7190D173"/>
    <w:rsid w:val="71B2056B"/>
    <w:rsid w:val="71F30909"/>
    <w:rsid w:val="71F4A8DB"/>
    <w:rsid w:val="71F69770"/>
    <w:rsid w:val="71F79359"/>
    <w:rsid w:val="721307A3"/>
    <w:rsid w:val="7218E205"/>
    <w:rsid w:val="723227D0"/>
    <w:rsid w:val="725F2B24"/>
    <w:rsid w:val="7260E115"/>
    <w:rsid w:val="72738D63"/>
    <w:rsid w:val="72870BD3"/>
    <w:rsid w:val="72C6EAFF"/>
    <w:rsid w:val="72D3D9E3"/>
    <w:rsid w:val="72D61156"/>
    <w:rsid w:val="72DF0826"/>
    <w:rsid w:val="72EBF4DB"/>
    <w:rsid w:val="7300E945"/>
    <w:rsid w:val="732272B8"/>
    <w:rsid w:val="732380D4"/>
    <w:rsid w:val="7336AA22"/>
    <w:rsid w:val="73393C49"/>
    <w:rsid w:val="733BA8E7"/>
    <w:rsid w:val="736492A1"/>
    <w:rsid w:val="7369F703"/>
    <w:rsid w:val="73709A54"/>
    <w:rsid w:val="73774EC5"/>
    <w:rsid w:val="7378493D"/>
    <w:rsid w:val="737A891F"/>
    <w:rsid w:val="738252AC"/>
    <w:rsid w:val="738F4277"/>
    <w:rsid w:val="739308B8"/>
    <w:rsid w:val="73AE79C2"/>
    <w:rsid w:val="73E14638"/>
    <w:rsid w:val="73F40AAB"/>
    <w:rsid w:val="74020E11"/>
    <w:rsid w:val="7408FCC6"/>
    <w:rsid w:val="7409D63F"/>
    <w:rsid w:val="74297BF8"/>
    <w:rsid w:val="74347D04"/>
    <w:rsid w:val="743821F9"/>
    <w:rsid w:val="7440D141"/>
    <w:rsid w:val="7450C20F"/>
    <w:rsid w:val="74514106"/>
    <w:rsid w:val="748E2C74"/>
    <w:rsid w:val="74972F7F"/>
    <w:rsid w:val="749CDA30"/>
    <w:rsid w:val="749CE220"/>
    <w:rsid w:val="74A7F116"/>
    <w:rsid w:val="74B4420E"/>
    <w:rsid w:val="74B60278"/>
    <w:rsid w:val="74D106F3"/>
    <w:rsid w:val="74E1190D"/>
    <w:rsid w:val="74E38EE9"/>
    <w:rsid w:val="74E99E0A"/>
    <w:rsid w:val="74F738A0"/>
    <w:rsid w:val="750E36E8"/>
    <w:rsid w:val="7514F02D"/>
    <w:rsid w:val="75261E7D"/>
    <w:rsid w:val="75386590"/>
    <w:rsid w:val="75706E17"/>
    <w:rsid w:val="75755187"/>
    <w:rsid w:val="757BD01C"/>
    <w:rsid w:val="75C5E035"/>
    <w:rsid w:val="75D8D821"/>
    <w:rsid w:val="75F2180A"/>
    <w:rsid w:val="7608E2D9"/>
    <w:rsid w:val="7609D883"/>
    <w:rsid w:val="761713D1"/>
    <w:rsid w:val="76299033"/>
    <w:rsid w:val="762E6181"/>
    <w:rsid w:val="7630C7CE"/>
    <w:rsid w:val="76351AEE"/>
    <w:rsid w:val="7647D7CB"/>
    <w:rsid w:val="764EC4F0"/>
    <w:rsid w:val="7654CA76"/>
    <w:rsid w:val="76576D1F"/>
    <w:rsid w:val="76612FE6"/>
    <w:rsid w:val="767BD4F2"/>
    <w:rsid w:val="76923097"/>
    <w:rsid w:val="76945740"/>
    <w:rsid w:val="76ADDC1C"/>
    <w:rsid w:val="76C59C46"/>
    <w:rsid w:val="76D27054"/>
    <w:rsid w:val="76D719F9"/>
    <w:rsid w:val="76DA2079"/>
    <w:rsid w:val="76DDD31B"/>
    <w:rsid w:val="76E1228B"/>
    <w:rsid w:val="76F35D39"/>
    <w:rsid w:val="76FFDD2C"/>
    <w:rsid w:val="7705BBB9"/>
    <w:rsid w:val="77066A23"/>
    <w:rsid w:val="7716A18A"/>
    <w:rsid w:val="7718C741"/>
    <w:rsid w:val="7735460A"/>
    <w:rsid w:val="773C0E33"/>
    <w:rsid w:val="776D4655"/>
    <w:rsid w:val="77A2A6C1"/>
    <w:rsid w:val="77AA1A4C"/>
    <w:rsid w:val="77C0720A"/>
    <w:rsid w:val="77C229A5"/>
    <w:rsid w:val="77C7E1DD"/>
    <w:rsid w:val="77EB5161"/>
    <w:rsid w:val="77EB5E40"/>
    <w:rsid w:val="77EC288B"/>
    <w:rsid w:val="77FAC677"/>
    <w:rsid w:val="78039F0E"/>
    <w:rsid w:val="78089F99"/>
    <w:rsid w:val="780B85DB"/>
    <w:rsid w:val="781CA9D5"/>
    <w:rsid w:val="7839672D"/>
    <w:rsid w:val="7847B0EE"/>
    <w:rsid w:val="785C40A1"/>
    <w:rsid w:val="785D5B86"/>
    <w:rsid w:val="78932771"/>
    <w:rsid w:val="78950CC0"/>
    <w:rsid w:val="789E6762"/>
    <w:rsid w:val="78A08E3B"/>
    <w:rsid w:val="78C6F80B"/>
    <w:rsid w:val="78D184D7"/>
    <w:rsid w:val="78DB5027"/>
    <w:rsid w:val="78DE33DE"/>
    <w:rsid w:val="78DF32EA"/>
    <w:rsid w:val="78E59549"/>
    <w:rsid w:val="78E5EA23"/>
    <w:rsid w:val="78E827B8"/>
    <w:rsid w:val="78EF9AAD"/>
    <w:rsid w:val="78F279E2"/>
    <w:rsid w:val="78F59CC3"/>
    <w:rsid w:val="78FF6E9C"/>
    <w:rsid w:val="7907DA6E"/>
    <w:rsid w:val="79277EAF"/>
    <w:rsid w:val="7947321D"/>
    <w:rsid w:val="79516B36"/>
    <w:rsid w:val="7957C6BA"/>
    <w:rsid w:val="79726F74"/>
    <w:rsid w:val="79859750"/>
    <w:rsid w:val="79AB579D"/>
    <w:rsid w:val="79F011C6"/>
    <w:rsid w:val="7A0BEA81"/>
    <w:rsid w:val="7A0EF07B"/>
    <w:rsid w:val="7A11EECD"/>
    <w:rsid w:val="7A20CC81"/>
    <w:rsid w:val="7A22C7A5"/>
    <w:rsid w:val="7A36495A"/>
    <w:rsid w:val="7A37754F"/>
    <w:rsid w:val="7A59C71B"/>
    <w:rsid w:val="7A5C4898"/>
    <w:rsid w:val="7A7AAE61"/>
    <w:rsid w:val="7A82F536"/>
    <w:rsid w:val="7A92DA4D"/>
    <w:rsid w:val="7A94D0E6"/>
    <w:rsid w:val="7AB37E7C"/>
    <w:rsid w:val="7AB3AFF5"/>
    <w:rsid w:val="7ABD87A1"/>
    <w:rsid w:val="7ABF0E87"/>
    <w:rsid w:val="7AE30D60"/>
    <w:rsid w:val="7AE5C14D"/>
    <w:rsid w:val="7AF75A8C"/>
    <w:rsid w:val="7B02AEEE"/>
    <w:rsid w:val="7B0BBBA4"/>
    <w:rsid w:val="7B112CB1"/>
    <w:rsid w:val="7B157B96"/>
    <w:rsid w:val="7B28D8AF"/>
    <w:rsid w:val="7B3AA2AF"/>
    <w:rsid w:val="7B3BC560"/>
    <w:rsid w:val="7B5592B4"/>
    <w:rsid w:val="7B5E3303"/>
    <w:rsid w:val="7B7FDAFA"/>
    <w:rsid w:val="7B972CDA"/>
    <w:rsid w:val="7B9D495B"/>
    <w:rsid w:val="7BA3ABB2"/>
    <w:rsid w:val="7BA48B5F"/>
    <w:rsid w:val="7BA58F5E"/>
    <w:rsid w:val="7BB1A1AA"/>
    <w:rsid w:val="7BBFDC69"/>
    <w:rsid w:val="7BC0BF81"/>
    <w:rsid w:val="7BE36382"/>
    <w:rsid w:val="7BE45C7B"/>
    <w:rsid w:val="7BEF2C28"/>
    <w:rsid w:val="7BF675A0"/>
    <w:rsid w:val="7BF80AD7"/>
    <w:rsid w:val="7BFCD9A7"/>
    <w:rsid w:val="7C023B15"/>
    <w:rsid w:val="7C05F961"/>
    <w:rsid w:val="7C064339"/>
    <w:rsid w:val="7C481427"/>
    <w:rsid w:val="7C530F73"/>
    <w:rsid w:val="7C6200EA"/>
    <w:rsid w:val="7C6772AA"/>
    <w:rsid w:val="7C74F188"/>
    <w:rsid w:val="7C7E66B1"/>
    <w:rsid w:val="7CA946B4"/>
    <w:rsid w:val="7CBA2010"/>
    <w:rsid w:val="7CC9DE56"/>
    <w:rsid w:val="7CFBB41E"/>
    <w:rsid w:val="7D02711B"/>
    <w:rsid w:val="7D064001"/>
    <w:rsid w:val="7D183BA2"/>
    <w:rsid w:val="7D197CDC"/>
    <w:rsid w:val="7D1C8256"/>
    <w:rsid w:val="7D203E9C"/>
    <w:rsid w:val="7D27F56A"/>
    <w:rsid w:val="7D28D4FD"/>
    <w:rsid w:val="7D4645DF"/>
    <w:rsid w:val="7D4B5C16"/>
    <w:rsid w:val="7D5CBA63"/>
    <w:rsid w:val="7D7C309A"/>
    <w:rsid w:val="7DA3AA36"/>
    <w:rsid w:val="7DA5A7BF"/>
    <w:rsid w:val="7DA63E12"/>
    <w:rsid w:val="7DB3015D"/>
    <w:rsid w:val="7DB88832"/>
    <w:rsid w:val="7DBFE9D1"/>
    <w:rsid w:val="7DC63194"/>
    <w:rsid w:val="7DC74C95"/>
    <w:rsid w:val="7DD061F1"/>
    <w:rsid w:val="7DD43222"/>
    <w:rsid w:val="7DD918E7"/>
    <w:rsid w:val="7DE1F14C"/>
    <w:rsid w:val="7DE2670E"/>
    <w:rsid w:val="7DE95943"/>
    <w:rsid w:val="7E039225"/>
    <w:rsid w:val="7E052EB9"/>
    <w:rsid w:val="7E1FC8B6"/>
    <w:rsid w:val="7E402808"/>
    <w:rsid w:val="7E40FB3B"/>
    <w:rsid w:val="7E50C988"/>
    <w:rsid w:val="7E52FE46"/>
    <w:rsid w:val="7E7D14F5"/>
    <w:rsid w:val="7E90EFD1"/>
    <w:rsid w:val="7E9D9E71"/>
    <w:rsid w:val="7E9FBC3C"/>
    <w:rsid w:val="7EB17DEE"/>
    <w:rsid w:val="7EB6E5D6"/>
    <w:rsid w:val="7EC89168"/>
    <w:rsid w:val="7ED722A0"/>
    <w:rsid w:val="7F16B79B"/>
    <w:rsid w:val="7F1EEB25"/>
    <w:rsid w:val="7F254762"/>
    <w:rsid w:val="7F338AC0"/>
    <w:rsid w:val="7F533CAB"/>
    <w:rsid w:val="7F5F63CC"/>
    <w:rsid w:val="7F702181"/>
    <w:rsid w:val="7F87B22A"/>
    <w:rsid w:val="7F9077CD"/>
    <w:rsid w:val="7FA05259"/>
    <w:rsid w:val="7FB8B62C"/>
    <w:rsid w:val="7FC18567"/>
    <w:rsid w:val="7FC2D348"/>
    <w:rsid w:val="7FD552DC"/>
    <w:rsid w:val="7FEA7D40"/>
    <w:rsid w:val="7FF97E50"/>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E7702C"/>
  <w15:chartTrackingRefBased/>
  <w15:docId w15:val="{64F4DCE6-41B1-477E-80E1-D489CD2FD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4C84"/>
    <w:pPr>
      <w:jc w:val="center"/>
    </w:p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uiPriority w:val="9"/>
    <w:rsid w:val="00E70BFB"/>
    <w:rPr>
      <w:smallCaps/>
      <w:noProof/>
    </w:rPr>
  </w:style>
  <w:style w:type="character" w:styleId="Hyperlink">
    <w:name w:val="Hyperlink"/>
    <w:basedOn w:val="DefaultParagraphFont"/>
    <w:uiPriority w:val="99"/>
    <w:unhideWhenUsed/>
    <w:rsid w:val="006726C7"/>
    <w:rPr>
      <w:color w:val="0563C1"/>
      <w:u w:val="single"/>
    </w:rPr>
  </w:style>
  <w:style w:type="table" w:styleId="TableGrid">
    <w:name w:val="Table Grid"/>
    <w:basedOn w:val="TableNormal"/>
    <w:rsid w:val="009F61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FC20B9"/>
  </w:style>
  <w:style w:type="character" w:styleId="FollowedHyperlink">
    <w:name w:val="FollowedHyperlink"/>
    <w:basedOn w:val="DefaultParagraphFont"/>
    <w:rsid w:val="004F4A47"/>
    <w:rPr>
      <w:color w:val="954F72" w:themeColor="followedHyperlink"/>
      <w:u w:val="single"/>
    </w:rPr>
  </w:style>
  <w:style w:type="character" w:styleId="UnresolvedMention">
    <w:name w:val="Unresolved Mention"/>
    <w:basedOn w:val="DefaultParagraphFont"/>
    <w:uiPriority w:val="99"/>
    <w:semiHidden/>
    <w:unhideWhenUsed/>
    <w:rsid w:val="004F4A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84401">
      <w:bodyDiv w:val="1"/>
      <w:marLeft w:val="0"/>
      <w:marRight w:val="0"/>
      <w:marTop w:val="0"/>
      <w:marBottom w:val="0"/>
      <w:divBdr>
        <w:top w:val="none" w:sz="0" w:space="0" w:color="auto"/>
        <w:left w:val="none" w:sz="0" w:space="0" w:color="auto"/>
        <w:bottom w:val="none" w:sz="0" w:space="0" w:color="auto"/>
        <w:right w:val="none" w:sz="0" w:space="0" w:color="auto"/>
      </w:divBdr>
    </w:div>
    <w:div w:id="149248223">
      <w:bodyDiv w:val="1"/>
      <w:marLeft w:val="0"/>
      <w:marRight w:val="0"/>
      <w:marTop w:val="0"/>
      <w:marBottom w:val="0"/>
      <w:divBdr>
        <w:top w:val="none" w:sz="0" w:space="0" w:color="auto"/>
        <w:left w:val="none" w:sz="0" w:space="0" w:color="auto"/>
        <w:bottom w:val="none" w:sz="0" w:space="0" w:color="auto"/>
        <w:right w:val="none" w:sz="0" w:space="0" w:color="auto"/>
      </w:divBdr>
    </w:div>
    <w:div w:id="771432549">
      <w:bodyDiv w:val="1"/>
      <w:marLeft w:val="0"/>
      <w:marRight w:val="0"/>
      <w:marTop w:val="0"/>
      <w:marBottom w:val="0"/>
      <w:divBdr>
        <w:top w:val="none" w:sz="0" w:space="0" w:color="auto"/>
        <w:left w:val="none" w:sz="0" w:space="0" w:color="auto"/>
        <w:bottom w:val="none" w:sz="0" w:space="0" w:color="auto"/>
        <w:right w:val="none" w:sz="0" w:space="0" w:color="auto"/>
      </w:divBdr>
    </w:div>
    <w:div w:id="831601890">
      <w:bodyDiv w:val="1"/>
      <w:marLeft w:val="0"/>
      <w:marRight w:val="0"/>
      <w:marTop w:val="0"/>
      <w:marBottom w:val="0"/>
      <w:divBdr>
        <w:top w:val="none" w:sz="0" w:space="0" w:color="auto"/>
        <w:left w:val="none" w:sz="0" w:space="0" w:color="auto"/>
        <w:bottom w:val="none" w:sz="0" w:space="0" w:color="auto"/>
        <w:right w:val="none" w:sz="0" w:space="0" w:color="auto"/>
      </w:divBdr>
    </w:div>
    <w:div w:id="929195047">
      <w:bodyDiv w:val="1"/>
      <w:marLeft w:val="0"/>
      <w:marRight w:val="0"/>
      <w:marTop w:val="0"/>
      <w:marBottom w:val="0"/>
      <w:divBdr>
        <w:top w:val="none" w:sz="0" w:space="0" w:color="auto"/>
        <w:left w:val="none" w:sz="0" w:space="0" w:color="auto"/>
        <w:bottom w:val="none" w:sz="0" w:space="0" w:color="auto"/>
        <w:right w:val="none" w:sz="0" w:space="0" w:color="auto"/>
      </w:divBdr>
    </w:div>
    <w:div w:id="147124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t22069504@my.sliit.l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t22113986@my.sliit.lk" TargetMode="External"/><Relationship Id="rId17" Type="http://schemas.openxmlformats.org/officeDocument/2006/relationships/hyperlink" Target="mailto:hansika.m@sliit.lk" TargetMode="External"/><Relationship Id="rId2" Type="http://schemas.openxmlformats.org/officeDocument/2006/relationships/customXml" Target="../customXml/item2.xml"/><Relationship Id="rId16" Type="http://schemas.openxmlformats.org/officeDocument/2006/relationships/hyperlink" Target="mailto:it22619976@my.sliit.l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mailto:shashika.l@sliit.lk"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it22269720@my.sliit.l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Shi15</b:Tag>
    <b:SourceType>ConferenceProceedings</b:SourceType>
    <b:Guid>{0337D378-D0A0-4D87-A5D3-B0A71DC4B211}</b:Guid>
    <b:Title>Convolutional LSTM Network: A Machine Learning Approach for Precipitation Nowcasting</b:Title>
    <b:Year>2015</b:Year>
    <b:Pages>802-810</b:Pages>
    <b:Volume>28</b:Volume>
    <b:ConferenceName>Advances in Neural Information Processing Systems 28 (NIPS 2015)</b:ConferenceName>
    <b:City>Montreal, Canada</b:City>
    <b:Author>
      <b:Author>
        <b:NameList>
          <b:Person>
            <b:Last>Shi</b:Last>
            <b:First>Xingjian</b:First>
          </b:Person>
          <b:Person>
            <b:Last>Chen</b:Last>
            <b:First>Zhourong</b:First>
          </b:Person>
          <b:Person>
            <b:Last>Wang</b:Last>
            <b:First>Hao</b:First>
          </b:Person>
          <b:Person>
            <b:Last>Yeung</b:Last>
            <b:First>Dit-Yan</b:First>
          </b:Person>
          <b:Person>
            <b:Last>Wong</b:Last>
            <b:First>Wai-kin</b:First>
          </b:Person>
          <b:Person>
            <b:Last>Woo</b:Last>
            <b:First>Wang-chun</b:First>
          </b:Person>
        </b:NameList>
      </b:Author>
    </b:Author>
    <b:Publisher>Curran Associates, Inc.</b:Publisher>
    <b:RefOrder>1</b:RefOrder>
  </b:Source>
  <b:Source>
    <b:Tag>Sha25</b:Tag>
    <b:SourceType>BookSection</b:SourceType>
    <b:Guid>{3F7CBF36-3BB8-4CEE-90C1-0C8209245CEA}</b:Guid>
    <b:Title>Artificial Intelligence for Real-Time Weather Forecasting Using Neural Networks</b:Title>
    <b:Year>2025</b:Year>
    <b:BookTitle>Intelligent Systems Using Semiconductors for Robotics and IoT</b:BookTitle>
    <b:Pages>347–353</b:Pages>
    <b:Publisher>CRC Press</b:Publisher>
    <b:Author>
      <b:Author>
        <b:NameList>
          <b:Person>
            <b:Last>Sharma</b:Last>
            <b:First>Surender Kumar</b:First>
          </b:Person>
          <b:Person>
            <b:Last>Pandiya</b:Last>
            <b:First>Dileep Kumar</b:First>
          </b:Person>
          <b:Person>
            <b:Last>Joshi</b:Last>
            <b:First>Vilas Ramrao</b:First>
          </b:Person>
          <b:Person>
            <b:Last>Bansal</b:Last>
            <b:First>Payal</b:First>
          </b:Person>
          <b:Person>
            <b:Last>Sharma</b:Last>
            <b:First>Deepak K.</b:First>
          </b:Person>
        </b:NameList>
      </b:Author>
      <b:BookAuthor>
        <b:NameList>
          <b:Person>
            <b:Last>Sharma</b:Last>
            <b:First>Surender Kumar</b:First>
          </b:Person>
          <b:Person>
            <b:Last>Pandiya</b:Last>
            <b:First>Dileep Kumar</b:First>
          </b:Person>
          <b:Person>
            <b:Last>Joshi</b:Last>
            <b:First>Vilas Ramrao</b:First>
          </b:Person>
          <b:Person>
            <b:Last>Bansal</b:Last>
            <b:First>Payal</b:First>
          </b:Person>
          <b:Person>
            <b:Last>Sharma</b:Last>
            <b:First>Deepak K.</b:First>
          </b:Person>
        </b:NameList>
      </b:BookAuthor>
    </b:Author>
    <b:DOI>10.1201/9781003716389-54</b:DOI>
    <b:RefOrder>2</b:RefOrder>
  </b:Source>
  <b:Source>
    <b:Tag>Ras18</b:Tag>
    <b:SourceType>JournalArticle</b:SourceType>
    <b:Guid>{87002080-0E68-4E0C-87A3-9C2395209825}</b:Guid>
    <b:Title>Neural Networks for Postprocessing Ensemble Weather Forecasts</b:Title>
    <b:JournalName>Monthly Weather Review</b:JournalName>
    <b:Year>2018</b:Year>
    <b:Pages>3885–3900</b:Pages>
    <b:Volume>146</b:Volume>
    <b:Issue>11</b:Issue>
    <b:Author>
      <b:Author>
        <b:NameList>
          <b:Person>
            <b:Last>Rasp</b:Last>
            <b:First>Stephan</b:First>
          </b:Person>
          <b:Person>
            <b:Last>Lerch</b:Last>
            <b:First>Sebastian</b:First>
          </b:Person>
        </b:NameList>
      </b:Author>
    </b:Author>
    <b:Publisher>American Meteorological Society</b:Publisher>
    <b:DOI>10.1175/MWR-D-18-0187.1</b:DOI>
    <b:RefOrder>3</b:RefOrder>
  </b:Source>
  <b:Source>
    <b:Tag>HuP21</b:Tag>
    <b:SourceType>ConferenceProceedings</b:SourceType>
    <b:Guid>{FE8B299D-4FA1-495A-9988-7601DCA021F4}</b:Guid>
    <b:Title>Research on Flight Delay Prediction Based on Random Forest</b:Title>
    <b:Year>2021</b:Year>
    <b:Pages>506–509</b:Pages>
    <b:ConferenceName>2021 IEEE 3rd International Conference on Civil Aviation Safety and Information Technology (ICCASIT)</b:ConferenceName>
    <b:City>Changsha, China</b:City>
    <b:Author>
      <b:Author>
        <b:NameList>
          <b:Person>
            <b:Last>Hu</b:Last>
            <b:First>Peng</b:First>
          </b:Person>
          <b:Person>
            <b:Last>Zhang</b:Last>
            <b:First>Jianping</b:First>
          </b:Person>
          <b:Person>
            <b:Last>Li</b:Last>
            <b:First>Ning</b:First>
          </b:Person>
        </b:NameList>
      </b:Author>
    </b:Author>
    <b:Publisher>IEEE</b:Publisher>
    <b:DOI>10.1109/ICCASIT53235.2021.9633476</b:DOI>
    <b:RefOrder>4</b:RefOrder>
  </b:Source>
  <b:Source>
    <b:Tag>Due18</b:Tag>
    <b:SourceType>JournalArticle</b:SourceType>
    <b:Guid>{2CB83EFD-F332-43AF-80AF-4EE82114B3F5}</b:Guid>
    <b:Title>Challenges and design choices for global weather and climate models based on machine learning</b:Title>
    <b:Year>2018</b:Year>
    <b:Pages>10.5194/gmd-11-3999-2018</b:Pages>
    <b:Publisher>Copernicus Publications</b:Publisher>
    <b:JournalName>Geoscientific Model Development</b:JournalName>
    <b:Volume>11</b:Volume>
    <b:Issue>10</b:Issue>
    <b:Author>
      <b:Author>
        <b:NameList>
          <b:Person>
            <b:Last>Dueben</b:Last>
            <b:First>Peter D.</b:First>
          </b:Person>
          <b:Person>
            <b:Last>Bauer</b:Last>
            <b:First>Peter</b:First>
          </b:Person>
        </b:NameList>
      </b:Author>
    </b:Author>
    <b:RefOrder>5</b:RefOrder>
  </b:Source>
  <b:Source>
    <b:Tag>Boo16</b:Tag>
    <b:SourceType>ConferenceProceedings</b:SourceType>
    <b:Guid>{BC31C0EF-C9E7-4CBD-B8EC-BCD17A6A204B}</b:Guid>
    <b:Title>Impact of GPS RO and Radiance Data Assimilation on Numerical Weather Prediction</b:Title>
    <b:Year>2016</b:Year>
    <b:ConferenceName>2016 IEEE International Geoscience and Remote Sensing Symposium (IGARSS)</b:ConferenceName>
    <b:City>Beijing, China</b:City>
    <b:Author>
      <b:Author>
        <b:NameList>
          <b:Person>
            <b:Last>Boonyuen</b:Last>
            <b:First>Pakornpop</b:First>
          </b:Person>
          <b:Person>
            <b:Last>Wu</b:Last>
            <b:First>Falin</b:First>
          </b:Person>
          <b:Person>
            <b:Last>Phunthirawuth**</b:Last>
            <b:First>Parwapath</b:First>
          </b:Person>
          <b:Person>
            <b:Last>Zhao</b:Last>
            <b:First>Yan</b:First>
          </b:Person>
        </b:NameList>
      </b:Author>
    </b:Author>
    <b:Pages>2185–2188</b:Pages>
    <b:Publisher>IEEE</b:Publisher>
    <b:DOI>10.1109/IGARSS.2016.7729564</b:DOI>
    <b:RefOrder>6</b:RefOrder>
  </b:Source>
  <b:Source>
    <b:Tag>Asi25</b:Tag>
    <b:SourceType>ConferenceProceedings</b:SourceType>
    <b:Guid>{6DA403FF-EF35-4B48-86E3-9D95E6370576}</b:Guid>
    <b:Title>Lightning Risk Prediction for Aviation Safety</b:Title>
    <b:Year>2025</b:Year>
    <b:ConferenceName>2025 1st International Conference on Radio Frequency Communication and Networks (RFCoN)</b:ConferenceName>
    <b:Author>
      <b:Author>
        <b:NameList>
          <b:Person>
            <b:Last>Asifa</b:Last>
            <b:First>S.</b:First>
          </b:Person>
          <b:Person>
            <b:Last>Samarsitha</b:Last>
            <b:First>Bala M.</b:First>
          </b:Person>
          <b:Person>
            <b:Last>Neha</b:Last>
            <b:First>R.</b:First>
          </b:Person>
          <b:Person>
            <b:Last>Jalagam</b:Last>
            <b:First>Rithu Naidu</b:First>
          </b:Person>
          <b:Person>
            <b:Last>Saranya</b:Last>
            <b:First>G.</b:First>
          </b:Person>
        </b:NameList>
      </b:Author>
    </b:Author>
    <b:Pages>185–190</b:Pages>
    <b:DOI>10.1109/RFCoN62306.2025.11085355</b:DOI>
    <b:RefOrder>7</b:RefOrder>
  </b:Source>
  <b:Source>
    <b:Tag>Fed23</b:Tag>
    <b:SourceType>Report</b:SourceType>
    <b:Guid>{FB64A7B2-6882-44B4-B4EF-184348C524EE}</b:Guid>
    <b:Title>Pilot’s Handbook of Aeronautical Knowledge</b:Title>
    <b:Year>2023</b:Year>
    <b:Author>
      <b:Author>
        <b:Corporate>Federal Aviation Administration</b:Corporate>
      </b:Author>
    </b:Author>
    <b:Publisher>U.S. Department of Transportation, Federal Aviation Administration</b:Publisher>
    <b:Pages>11-12–11-16</b:Pages>
    <b:RefOrder>8</b:RefOrder>
  </b:Source>
  <b:Source>
    <b:Tag>Int18</b:Tag>
    <b:SourceType>Report</b:SourceType>
    <b:Guid>{A58F29B1-F745-4B6D-AEB1-118070FAA9C4}</b:Guid>
    <b:Author>
      <b:Author>
        <b:Corporate>International Civil Aviation Organization</b:Corporate>
      </b:Author>
    </b:Author>
    <b:Title>Meteorological Service for International Air Navigation</b:Title>
    <b:Year>2018</b:Year>
    <b:Publisher>International Civil Aviation Organization (ICAO)</b:Publisher>
    <b:StandardNumber>Annex 3 to the Convention on International Civil Aviation</b:StandardNumber>
    <b:RefOrder>9</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3C351CF19874D54390B54B723E8A2D43" ma:contentTypeVersion="12" ma:contentTypeDescription="Create a new document." ma:contentTypeScope="" ma:versionID="1b463a5cf12690795c70ca22925accb2">
  <xsd:schema xmlns:xsd="http://www.w3.org/2001/XMLSchema" xmlns:xs="http://www.w3.org/2001/XMLSchema" xmlns:p="http://schemas.microsoft.com/office/2006/metadata/properties" xmlns:ns2="5aad1aa7-8ede-435c-b3a7-ac11bacaeb50" xmlns:ns3="db72c12f-87a4-44ab-bbc5-4cc8306b158a" targetNamespace="http://schemas.microsoft.com/office/2006/metadata/properties" ma:root="true" ma:fieldsID="8257c98c4c60cf9cc366d29f7e570d5e" ns2:_="" ns3:_="">
    <xsd:import namespace="5aad1aa7-8ede-435c-b3a7-ac11bacaeb50"/>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ad1aa7-8ede-435c-b3a7-ac11bacae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72c12f-87a4-44ab-bbc5-4cc8306b158a" xsi:nil="true"/>
    <lcf76f155ced4ddcb4097134ff3c332f xmlns="5aad1aa7-8ede-435c-b3a7-ac11bacaeb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53CF82-2958-4676-A33A-0AF5BFC1A98E}">
  <ds:schemaRefs>
    <ds:schemaRef ds:uri="http://schemas.openxmlformats.org/officeDocument/2006/bibliography"/>
  </ds:schemaRefs>
</ds:datastoreItem>
</file>

<file path=customXml/itemProps2.xml><?xml version="1.0" encoding="utf-8"?>
<ds:datastoreItem xmlns:ds="http://schemas.openxmlformats.org/officeDocument/2006/customXml" ds:itemID="{8519771E-0264-4635-A0F8-05042AAA6F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ad1aa7-8ede-435c-b3a7-ac11bacaeb50"/>
    <ds:schemaRef ds:uri="db72c12f-87a4-44ab-bbc5-4cc8306b15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74A810-0E7F-4563-B311-521D023875A9}">
  <ds:schemaRefs>
    <ds:schemaRef ds:uri="http://schemas.microsoft.com/sharepoint/v3/contenttype/forms"/>
  </ds:schemaRefs>
</ds:datastoreItem>
</file>

<file path=customXml/itemProps4.xml><?xml version="1.0" encoding="utf-8"?>
<ds:datastoreItem xmlns:ds="http://schemas.openxmlformats.org/officeDocument/2006/customXml" ds:itemID="{DA2858A2-7128-4A04-994F-1C2D6B1CBCAB}">
  <ds:schemaRefs>
    <ds:schemaRef ds:uri="http://schemas.microsoft.com/office/2006/metadata/properties"/>
    <ds:schemaRef ds:uri="http://schemas.microsoft.com/office/infopath/2007/PartnerControls"/>
    <ds:schemaRef ds:uri="db72c12f-87a4-44ab-bbc5-4cc8306b158a"/>
    <ds:schemaRef ds:uri="5aad1aa7-8ede-435c-b3a7-ac11bacaeb50"/>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6738</Words>
  <Characters>38412</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RANASINGHA R.A.A.D it22269720</cp:lastModifiedBy>
  <cp:revision>10</cp:revision>
  <dcterms:created xsi:type="dcterms:W3CDTF">2026-08-26T16:21:00Z</dcterms:created>
  <dcterms:modified xsi:type="dcterms:W3CDTF">2026-10-10T19:51:00Z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0x0101003C351CF19874D54390B54B723E8A2D43</vt:lpwstr>
  </property>
  <property fmtid="{D5CDD505-2E9C-101B-9397-08002B2CF9AE}" pid="3" name="MediaServiceImageTags">
    <vt:lpwstr/>
  </property>
</Properties>
</file>